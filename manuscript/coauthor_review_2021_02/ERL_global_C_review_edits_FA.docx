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88AB0" w14:textId="77777777" w:rsidR="00E16356" w:rsidRDefault="00AF1D8C">
      <w:pPr>
        <w:pStyle w:val="FirstParagraph"/>
      </w:pPr>
      <w:r>
        <w:rPr>
          <w:b/>
          <w:bCs/>
        </w:rPr>
        <w:t>Title:</w:t>
      </w:r>
      <w:r>
        <w:t xml:space="preserve"> Carbon cycling in mature and regrowth forests globally</w:t>
      </w:r>
    </w:p>
    <w:p w14:paraId="58FD7B52" w14:textId="77777777" w:rsidR="00E16356" w:rsidRDefault="00AF1D8C">
      <w:pPr>
        <w:pStyle w:val="BodyText"/>
      </w:pPr>
      <w:r>
        <w:rPr>
          <w:b/>
          <w:bCs/>
        </w:rPr>
        <w:t>Authors:</w:t>
      </w:r>
    </w:p>
    <w:p w14:paraId="0F70DC86" w14:textId="77777777" w:rsidR="00E16356" w:rsidRDefault="00AF1D8C">
      <w:pPr>
        <w:pStyle w:val="BodyText"/>
      </w:pPr>
      <w:r>
        <w:t>Kristina J. Anderson-Teixeira</w:t>
      </w:r>
      <w:r>
        <w:rPr>
          <w:vertAlign w:val="superscript"/>
        </w:rPr>
        <w:t>1,2</w:t>
      </w:r>
      <w:r>
        <w:t>*</w:t>
      </w:r>
    </w:p>
    <w:p w14:paraId="77C8AB16" w14:textId="77777777" w:rsidR="00E16356" w:rsidRDefault="00AF1D8C">
      <w:pPr>
        <w:pStyle w:val="BodyText"/>
      </w:pPr>
      <w:r>
        <w:t>Valentine Herrmann</w:t>
      </w:r>
      <w:r>
        <w:rPr>
          <w:vertAlign w:val="superscript"/>
        </w:rPr>
        <w:t>1</w:t>
      </w:r>
    </w:p>
    <w:p w14:paraId="685863D9" w14:textId="77777777" w:rsidR="00E16356" w:rsidRDefault="00AF1D8C">
      <w:pPr>
        <w:pStyle w:val="BodyText"/>
      </w:pPr>
      <w:r>
        <w:t>Becky Banbury Morgan</w:t>
      </w:r>
      <w:r>
        <w:rPr>
          <w:vertAlign w:val="superscript"/>
        </w:rPr>
        <w:t>1,3</w:t>
      </w:r>
    </w:p>
    <w:p w14:paraId="21FB7B96" w14:textId="77777777" w:rsidR="00E16356" w:rsidRDefault="00AF1D8C">
      <w:pPr>
        <w:pStyle w:val="BodyText"/>
      </w:pPr>
      <w:r>
        <w:t>Ben Bond-Lamberty</w:t>
      </w:r>
      <w:r>
        <w:rPr>
          <w:vertAlign w:val="superscript"/>
        </w:rPr>
        <w:t>4</w:t>
      </w:r>
    </w:p>
    <w:p w14:paraId="47C0F7B8" w14:textId="77777777" w:rsidR="00E16356" w:rsidRDefault="00AF1D8C">
      <w:pPr>
        <w:pStyle w:val="BodyText"/>
      </w:pPr>
      <w:r>
        <w:t>Susan C. Cook-Patton</w:t>
      </w:r>
      <w:r>
        <w:rPr>
          <w:vertAlign w:val="superscript"/>
        </w:rPr>
        <w:t>5</w:t>
      </w:r>
    </w:p>
    <w:p w14:paraId="50EC1998" w14:textId="77777777" w:rsidR="00E16356" w:rsidRDefault="00AF1D8C">
      <w:pPr>
        <w:pStyle w:val="BodyText"/>
      </w:pPr>
      <w:r>
        <w:t>Abigail E. Ferson</w:t>
      </w:r>
      <w:r>
        <w:rPr>
          <w:vertAlign w:val="superscript"/>
        </w:rPr>
        <w:t>1,6</w:t>
      </w:r>
    </w:p>
    <w:p w14:paraId="0C9ECE90" w14:textId="77777777" w:rsidR="00E16356" w:rsidRDefault="00AF1D8C">
      <w:pPr>
        <w:pStyle w:val="BodyText"/>
      </w:pPr>
      <w:r>
        <w:t>Helene C. Muller-Landau</w:t>
      </w:r>
      <w:r>
        <w:rPr>
          <w:vertAlign w:val="superscript"/>
        </w:rPr>
        <w:t>2</w:t>
      </w:r>
    </w:p>
    <w:p w14:paraId="436724D5" w14:textId="77777777" w:rsidR="00E16356" w:rsidRDefault="00AF1D8C">
      <w:pPr>
        <w:pStyle w:val="BodyText"/>
      </w:pPr>
      <w:r>
        <w:t>Maria M. H. Wang</w:t>
      </w:r>
      <w:r>
        <w:rPr>
          <w:vertAlign w:val="superscript"/>
        </w:rPr>
        <w:t>1,7</w:t>
      </w:r>
    </w:p>
    <w:p w14:paraId="66FCD3E5" w14:textId="77777777" w:rsidR="00E16356" w:rsidRDefault="00AF1D8C">
      <w:pPr>
        <w:pStyle w:val="BodyText"/>
      </w:pPr>
      <w:r>
        <w:rPr>
          <w:b/>
          <w:bCs/>
        </w:rPr>
        <w:t>Author Affiliations:</w:t>
      </w:r>
    </w:p>
    <w:p w14:paraId="0C59F434" w14:textId="77777777" w:rsidR="00E16356" w:rsidRDefault="00AF1D8C">
      <w:pPr>
        <w:pStyle w:val="Compact"/>
        <w:numPr>
          <w:ilvl w:val="0"/>
          <w:numId w:val="2"/>
        </w:numPr>
      </w:pPr>
      <w:r>
        <w:t>Conservation Ecology Center; Smithsonian Conservation Biology Institute; National Zoological Park, Front Royal, VA 22630, USA</w:t>
      </w:r>
    </w:p>
    <w:p w14:paraId="71FA139A" w14:textId="77777777" w:rsidR="00E16356" w:rsidRDefault="00AF1D8C">
      <w:pPr>
        <w:pStyle w:val="Compact"/>
        <w:numPr>
          <w:ilvl w:val="0"/>
          <w:numId w:val="2"/>
        </w:numPr>
      </w:pPr>
      <w:r>
        <w:t>Center for Tropical Forest Science-Forest Global Earth Observatory; Smithsonian Tropical Research Institute; Panama, Republic of Panama</w:t>
      </w:r>
    </w:p>
    <w:p w14:paraId="21CEFB4D" w14:textId="77777777" w:rsidR="00E16356" w:rsidRDefault="00AF1D8C">
      <w:pPr>
        <w:pStyle w:val="Compact"/>
        <w:numPr>
          <w:ilvl w:val="0"/>
          <w:numId w:val="2"/>
        </w:numPr>
      </w:pPr>
      <w:r>
        <w:t>School of Geography, University of Leeds, Leeds, UK</w:t>
      </w:r>
    </w:p>
    <w:p w14:paraId="1C8B724C" w14:textId="77777777" w:rsidR="00E16356" w:rsidRDefault="00AF1D8C">
      <w:pPr>
        <w:pStyle w:val="Compact"/>
        <w:numPr>
          <w:ilvl w:val="0"/>
          <w:numId w:val="2"/>
        </w:numPr>
      </w:pPr>
      <w:r>
        <w:t>Joint Global Change Research Institute, Pacific Northwest National Laboratory, College Park Maryland 20740, USA</w:t>
      </w:r>
    </w:p>
    <w:p w14:paraId="2CAC7F5D" w14:textId="77777777" w:rsidR="00E16356" w:rsidRDefault="00AF1D8C">
      <w:pPr>
        <w:pStyle w:val="Compact"/>
        <w:numPr>
          <w:ilvl w:val="0"/>
          <w:numId w:val="2"/>
        </w:numPr>
      </w:pPr>
      <w:r>
        <w:t>The Nature Conservancy; Arlington VA 22203, USA</w:t>
      </w:r>
    </w:p>
    <w:p w14:paraId="709EDDA3" w14:textId="77777777" w:rsidR="00E16356" w:rsidRDefault="00AF1D8C">
      <w:pPr>
        <w:pStyle w:val="Compact"/>
        <w:numPr>
          <w:ilvl w:val="0"/>
          <w:numId w:val="2"/>
        </w:numPr>
      </w:pPr>
      <w:r>
        <w:t>College of Natural Resources, University of Idaho; Moscow, Idaho 83843, USA</w:t>
      </w:r>
    </w:p>
    <w:p w14:paraId="19A9A1AA" w14:textId="77777777" w:rsidR="00E16356" w:rsidRDefault="00AF1D8C">
      <w:pPr>
        <w:pStyle w:val="Compact"/>
        <w:numPr>
          <w:ilvl w:val="0"/>
          <w:numId w:val="2"/>
        </w:numPr>
      </w:pPr>
      <w:r>
        <w:t>Grantham Centre for Sustainable Futures and Department of Animal and Plant Sciences, University of Sheffield, Western Bank, Sheffield, South Yorkshire S10 2TN, UK</w:t>
      </w:r>
    </w:p>
    <w:p w14:paraId="1BABBC85" w14:textId="77777777" w:rsidR="00E16356" w:rsidRDefault="00AF1D8C">
      <w:pPr>
        <w:pStyle w:val="FirstParagraph"/>
      </w:pPr>
      <w:r>
        <w:t xml:space="preserve">*corresponding author: </w:t>
      </w:r>
      <w:hyperlink r:id="rId7">
        <w:r>
          <w:rPr>
            <w:rStyle w:val="Hyperlink"/>
          </w:rPr>
          <w:t>teixeirak@si.edu</w:t>
        </w:r>
      </w:hyperlink>
      <w:r>
        <w:t>; +1 540 635 6546</w:t>
      </w:r>
    </w:p>
    <w:p w14:paraId="266BF1EA" w14:textId="77777777" w:rsidR="00E16356" w:rsidRDefault="00AF1D8C">
      <w:r>
        <w:br w:type="page"/>
      </w:r>
    </w:p>
    <w:p w14:paraId="162C6F4F" w14:textId="77777777" w:rsidR="00E16356" w:rsidRDefault="00AF1D8C">
      <w:pPr>
        <w:pStyle w:val="Heading2"/>
      </w:pPr>
      <w:bookmarkStart w:id="0" w:name="summary"/>
      <w:r>
        <w:lastRenderedPageBreak/>
        <w:t>Summary</w:t>
      </w:r>
    </w:p>
    <w:p w14:paraId="41B6E03F" w14:textId="77777777" w:rsidR="00E16356" w:rsidRDefault="00AF1D8C">
      <w:pPr>
        <w:pStyle w:val="FirstParagraph"/>
      </w:pPr>
      <w:r>
        <w:rPr>
          <w:i/>
          <w:iCs/>
        </w:rPr>
        <w:t>Background.</w:t>
      </w:r>
      <w:r>
        <w:t xml:space="preserve"> Forests are major components of the global carbon (C) cycle and thereby strongly influence atmospheric carbon dioxide (CO</w:t>
      </w:r>
      <w:r>
        <w:rPr>
          <w:vertAlign w:val="subscript"/>
        </w:rPr>
        <w:t>2</w:t>
      </w:r>
      <w:r>
        <w:t>) and climate.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1FC5B3B8" w14:textId="645C9E2A" w:rsidR="00E16356" w:rsidRDefault="00AF1D8C">
      <w:pPr>
        <w:pStyle w:val="BodyText"/>
      </w:pPr>
      <w:r>
        <w:rPr>
          <w:i/>
          <w:iCs/>
        </w:rPr>
        <w:t>Methods/Design.</w:t>
      </w:r>
      <w:r>
        <w:t xml:space="preserve"> Here, we draw from the Global Forest Carbon Database, </w:t>
      </w:r>
      <w:proofErr w:type="spellStart"/>
      <w:r>
        <w:t>ForC</w:t>
      </w:r>
      <w:proofErr w:type="spellEnd"/>
      <w:r>
        <w:t xml:space="preserve">, to provide a macroscopic overview of C cycling in the world’s forests, giving special attention to stand age-related variation. Specifically, we use 11923 </w:t>
      </w:r>
      <w:proofErr w:type="spellStart"/>
      <w:r>
        <w:rPr>
          <w:i/>
          <w:iCs/>
        </w:rPr>
        <w:t>ForC</w:t>
      </w:r>
      <w:proofErr w:type="spellEnd"/>
      <w:r>
        <w:t xml:space="preserve"> records for 34 C cycle variables from 865 geographic locations to characterize ensemble C budgets for four broad forest types – tropical broadleaf evergreen, temperate broadleaf, temperate conifer, and boreal. We </w:t>
      </w:r>
      <w:r w:rsidRPr="00A00601">
        <w:rPr>
          <w:highlight w:val="yellow"/>
          <w:rPrChange w:id="1" w:author="Teixeira, Kristina A." w:date="2021-02-28T11:03:00Z">
            <w:rPr/>
          </w:rPrChange>
        </w:rPr>
        <w:t>calculate means and standard deviations for both mature and regrowth (age &lt;100 years) forests</w:t>
      </w:r>
      <w:del w:id="2" w:author="Abigail Ferson" w:date="2021-02-27T09:04:00Z">
        <w:r w:rsidRPr="00A00601" w:rsidDel="00AF1D8C">
          <w:rPr>
            <w:highlight w:val="yellow"/>
            <w:rPrChange w:id="3" w:author="Teixeira, Kristina A." w:date="2021-02-28T11:03:00Z">
              <w:rPr/>
            </w:rPrChange>
          </w:rPr>
          <w:delText xml:space="preserve">, </w:delText>
        </w:r>
      </w:del>
      <w:ins w:id="4" w:author="Abigail Ferson" w:date="2021-02-27T09:04:00Z">
        <w:r w:rsidRPr="00A00601">
          <w:rPr>
            <w:highlight w:val="yellow"/>
            <w:rPrChange w:id="5" w:author="Teixeira, Kristina A." w:date="2021-02-28T11:03:00Z">
              <w:rPr/>
            </w:rPrChange>
          </w:rPr>
          <w:t xml:space="preserve"> </w:t>
        </w:r>
      </w:ins>
      <w:r w:rsidRPr="00A00601">
        <w:rPr>
          <w:highlight w:val="yellow"/>
          <w:rPrChange w:id="6" w:author="Teixeira, Kristina A." w:date="2021-02-28T11:03:00Z">
            <w:rPr/>
          </w:rPrChange>
        </w:rPr>
        <w:t>and</w:t>
      </w:r>
      <w:r>
        <w:t xml:space="preserve"> quantify trends with stand age in regrowth forests for all variables with sufficient data.</w:t>
      </w:r>
    </w:p>
    <w:p w14:paraId="7E8C63B8" w14:textId="08AA80B5" w:rsidR="00E16356" w:rsidRDefault="00AF1D8C">
      <w:pPr>
        <w:pStyle w:val="BodyText"/>
      </w:pPr>
      <w:r>
        <w:rPr>
          <w:i/>
          <w:iCs/>
        </w:rPr>
        <w:t xml:space="preserve">Review Results/ </w:t>
      </w:r>
      <w:r w:rsidRPr="00A00601">
        <w:rPr>
          <w:i/>
          <w:iCs/>
          <w:highlight w:val="yellow"/>
          <w:rPrChange w:id="7" w:author="Teixeira, Kristina A." w:date="2021-02-28T11:03:00Z">
            <w:rPr>
              <w:i/>
              <w:iCs/>
            </w:rPr>
          </w:rPrChange>
        </w:rPr>
        <w:t>Synthesis.</w:t>
      </w:r>
      <w:r w:rsidRPr="00A00601">
        <w:rPr>
          <w:highlight w:val="yellow"/>
          <w:rPrChange w:id="8" w:author="Teixeira, Kristina A." w:date="2021-02-28T11:03:00Z">
            <w:rPr/>
          </w:rPrChange>
        </w:rPr>
        <w:t xml:space="preserve"> </w:t>
      </w:r>
      <w:del w:id="9" w:author="Abigail Ferson" w:date="2021-02-27T09:04:00Z">
        <w:r w:rsidRPr="00A00601" w:rsidDel="00AF1D8C">
          <w:rPr>
            <w:highlight w:val="yellow"/>
            <w:rPrChange w:id="10" w:author="Teixeira, Kristina A." w:date="2021-02-28T11:03:00Z">
              <w:rPr/>
            </w:rPrChange>
          </w:rPr>
          <w:delText xml:space="preserve">The rate of </w:delText>
        </w:r>
      </w:del>
      <w:r w:rsidRPr="00A00601">
        <w:rPr>
          <w:highlight w:val="yellow"/>
          <w:rPrChange w:id="11" w:author="Teixeira, Kristina A." w:date="2021-02-28T11:03:00Z">
            <w:rPr/>
          </w:rPrChange>
        </w:rPr>
        <w:t xml:space="preserve">C cycling </w:t>
      </w:r>
      <w:ins w:id="12" w:author="Abigail Ferson" w:date="2021-02-27T09:04:00Z">
        <w:r w:rsidRPr="00A00601">
          <w:rPr>
            <w:highlight w:val="yellow"/>
            <w:rPrChange w:id="13" w:author="Teixeira, Kristina A." w:date="2021-02-28T11:03:00Z">
              <w:rPr/>
            </w:rPrChange>
          </w:rPr>
          <w:t xml:space="preserve">rate </w:t>
        </w:r>
      </w:ins>
      <w:r w:rsidRPr="00A00601">
        <w:rPr>
          <w:highlight w:val="yellow"/>
          <w:rPrChange w:id="14" w:author="Teixeira, Kristina A." w:date="2021-02-28T11:03:00Z">
            <w:rPr/>
          </w:rPrChange>
        </w:rPr>
        <w:t>generally</w:t>
      </w:r>
      <w:r>
        <w:t xml:space="preserve">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14:paraId="6ADA8DCA" w14:textId="588158D7" w:rsidR="00E16356" w:rsidRDefault="00AF1D8C">
      <w:pPr>
        <w:pStyle w:val="BodyText"/>
      </w:pPr>
      <w:r>
        <w:rPr>
          <w:i/>
          <w:iCs/>
        </w:rPr>
        <w:t>Discussion.</w:t>
      </w:r>
      <w:r>
        <w:t xml:space="preserve"> As climate change accelerates, </w:t>
      </w:r>
      <w:r w:rsidRPr="00A00601">
        <w:rPr>
          <w:highlight w:val="yellow"/>
          <w:rPrChange w:id="15" w:author="Teixeira, Kristina A." w:date="2021-02-28T11:04:00Z">
            <w:rPr/>
          </w:rPrChange>
        </w:rPr>
        <w:t xml:space="preserve">understanding and managing </w:t>
      </w:r>
      <w:del w:id="16" w:author="Abigail Ferson" w:date="2021-02-27T09:06:00Z">
        <w:r w:rsidRPr="00A00601" w:rsidDel="00AF1D8C">
          <w:rPr>
            <w:highlight w:val="yellow"/>
            <w:rPrChange w:id="17" w:author="Teixeira, Kristina A." w:date="2021-02-28T11:04:00Z">
              <w:rPr/>
            </w:rPrChange>
          </w:rPr>
          <w:delText>the</w:delText>
        </w:r>
      </w:del>
      <w:ins w:id="18" w:author="Abigail Ferson" w:date="2021-02-27T22:59:00Z">
        <w:r w:rsidR="004D42D9" w:rsidRPr="00A00601">
          <w:rPr>
            <w:highlight w:val="yellow"/>
            <w:rPrChange w:id="19" w:author="Teixeira, Kristina A." w:date="2021-02-28T11:04:00Z">
              <w:rPr/>
            </w:rPrChange>
          </w:rPr>
          <w:t>the</w:t>
        </w:r>
      </w:ins>
      <w:r w:rsidRPr="00A00601">
        <w:rPr>
          <w:highlight w:val="yellow"/>
          <w:rPrChange w:id="20" w:author="Teixeira, Kristina A." w:date="2021-02-28T11:04:00Z">
            <w:rPr/>
          </w:rPrChange>
        </w:rPr>
        <w:t xml:space="preserve"> carbon dynamics </w:t>
      </w:r>
      <w:ins w:id="21" w:author="Abigail Ferson" w:date="2021-02-27T22:58:00Z">
        <w:r w:rsidR="004D42D9" w:rsidRPr="00A00601">
          <w:rPr>
            <w:highlight w:val="yellow"/>
            <w:rPrChange w:id="22" w:author="Teixeira, Kristina A." w:date="2021-02-28T11:04:00Z">
              <w:rPr/>
            </w:rPrChange>
          </w:rPr>
          <w:t xml:space="preserve">of </w:t>
        </w:r>
        <w:proofErr w:type="spellStart"/>
        <w:r w:rsidR="004D42D9" w:rsidRPr="00A00601">
          <w:rPr>
            <w:highlight w:val="yellow"/>
            <w:rPrChange w:id="23" w:author="Teixeira, Kristina A." w:date="2021-02-28T11:04:00Z">
              <w:rPr/>
            </w:rPrChange>
          </w:rPr>
          <w:t>forests</w:t>
        </w:r>
      </w:ins>
      <w:del w:id="24" w:author="Abigail Ferson" w:date="2021-02-27T09:06:00Z">
        <w:r w:rsidRPr="00A00601" w:rsidDel="00AF1D8C">
          <w:rPr>
            <w:highlight w:val="yellow"/>
            <w:rPrChange w:id="25" w:author="Teixeira, Kristina A." w:date="2021-02-28T11:04:00Z">
              <w:rPr/>
            </w:rPrChange>
          </w:rPr>
          <w:delText xml:space="preserve">of forests </w:delText>
        </w:r>
      </w:del>
      <w:r w:rsidRPr="00A00601">
        <w:rPr>
          <w:highlight w:val="yellow"/>
          <w:rPrChange w:id="26" w:author="Teixeira, Kristina A." w:date="2021-02-28T11:04:00Z">
            <w:rPr/>
          </w:rPrChange>
        </w:rPr>
        <w:t>is</w:t>
      </w:r>
      <w:proofErr w:type="spellEnd"/>
      <w:r w:rsidRPr="00A00601">
        <w:rPr>
          <w:highlight w:val="yellow"/>
          <w:rPrChange w:id="27" w:author="Teixeira, Kristina A." w:date="2021-02-28T11:04:00Z">
            <w:rPr/>
          </w:rPrChange>
        </w:rPr>
        <w:t xml:space="preserve"> critical to forecasting, mit</w:t>
      </w:r>
      <w:r>
        <w:t>igation, and adaptation. This comprehensive and synthetic global overview of C stocks and fluxes across biomes and stand ages contributes to these efforts.</w:t>
      </w:r>
    </w:p>
    <w:p w14:paraId="5D7E79A3" w14:textId="77777777" w:rsidR="00E16356" w:rsidRDefault="00AF1D8C">
      <w:pPr>
        <w:pStyle w:val="BodyText"/>
      </w:pPr>
      <w:r>
        <w:rPr>
          <w:i/>
          <w:iCs/>
        </w:rPr>
        <w:t>Key words</w:t>
      </w:r>
      <w:r>
        <w:t>: forest ecosystems; carbon cycle; stand age; productivity; respiration; biomass; global</w:t>
      </w:r>
    </w:p>
    <w:p w14:paraId="580D5AC6" w14:textId="77777777" w:rsidR="00E16356" w:rsidRDefault="00AF1D8C">
      <w:r>
        <w:br w:type="page"/>
      </w:r>
    </w:p>
    <w:p w14:paraId="136041BD" w14:textId="77777777" w:rsidR="00E16356" w:rsidRDefault="00AF1D8C">
      <w:pPr>
        <w:pStyle w:val="Heading2"/>
      </w:pPr>
      <w:bookmarkStart w:id="28" w:name="background"/>
      <w:bookmarkEnd w:id="0"/>
      <w:r>
        <w:lastRenderedPageBreak/>
        <w:t>Background</w:t>
      </w:r>
    </w:p>
    <w:p w14:paraId="6EC6A109" w14:textId="007AEEAB" w:rsidR="00E16356" w:rsidRDefault="00AF1D8C">
      <w:pPr>
        <w:pStyle w:val="FirstParagraph"/>
      </w:pPr>
      <w:r>
        <w:t>Forest ecosystems are shaping the course of climate change through their influence on atmospheric carbon dioxide, CO</w:t>
      </w:r>
      <w:r>
        <w:rPr>
          <w:vertAlign w:val="subscript"/>
        </w:rPr>
        <w:t>2</w:t>
      </w:r>
      <w:r>
        <w:t xml:space="preserve"> (</w:t>
      </w:r>
      <w:proofErr w:type="spellStart"/>
      <w:r>
        <w:t>Bonan</w:t>
      </w:r>
      <w:proofErr w:type="spellEnd"/>
      <w:r>
        <w:t xml:space="preserve"> 2008,</w:t>
      </w:r>
      <w:ins w:id="29" w:author="Abigail Ferson" w:date="2021-02-27T22:59:00Z">
        <w:r w:rsidR="004D42D9">
          <w:t xml:space="preserve"> IPCC 2018,</w:t>
        </w:r>
      </w:ins>
      <w:r>
        <w:t xml:space="preserve"> </w:t>
      </w:r>
      <w:proofErr w:type="spellStart"/>
      <w:r>
        <w:t>Friedlingstein</w:t>
      </w:r>
      <w:proofErr w:type="spellEnd"/>
      <w:r>
        <w:t xml:space="preserve"> </w:t>
      </w:r>
      <w:r>
        <w:rPr>
          <w:i/>
          <w:iCs/>
        </w:rPr>
        <w:t>et al</w:t>
      </w:r>
      <w:r>
        <w:t xml:space="preserve"> 2019</w:t>
      </w:r>
      <w:ins w:id="30" w:author="Abigail Ferson" w:date="2021-02-27T22:59:00Z">
        <w:r w:rsidR="004D42D9">
          <w:t>)</w:t>
        </w:r>
      </w:ins>
      <w:del w:id="31" w:author="Abigail Ferson" w:date="2021-02-27T22:59:00Z">
        <w:r w:rsidDel="004D42D9">
          <w:delText>, IPCC 2018</w:delText>
        </w:r>
      </w:del>
      <w:r>
        <w:t>). Despite the centrality of forest C cycling in regulating atmospheric CO</w:t>
      </w:r>
      <w:r>
        <w:rPr>
          <w:vertAlign w:val="subscript"/>
        </w:rPr>
        <w:t>2</w:t>
      </w:r>
      <w:r>
        <w:t>, important uncertainties in climate models (</w:t>
      </w:r>
      <w:proofErr w:type="spellStart"/>
      <w:r>
        <w:t>Friedlingstein</w:t>
      </w:r>
      <w:proofErr w:type="spellEnd"/>
      <w:r>
        <w:t xml:space="preserve"> </w:t>
      </w:r>
      <w:r>
        <w:rPr>
          <w:i/>
          <w:iCs/>
        </w:rPr>
        <w:t>et al</w:t>
      </w:r>
      <w:r>
        <w:t xml:space="preserve"> 2006, Krause </w:t>
      </w:r>
      <w:r>
        <w:rPr>
          <w:i/>
          <w:iCs/>
        </w:rPr>
        <w:t>et al</w:t>
      </w:r>
      <w:r>
        <w:t xml:space="preserve"> 2018, </w:t>
      </w:r>
      <w:proofErr w:type="spellStart"/>
      <w:r>
        <w:t>Bonan</w:t>
      </w:r>
      <w:proofErr w:type="spellEnd"/>
      <w:r>
        <w:t xml:space="preserve"> </w:t>
      </w:r>
      <w:r>
        <w:rPr>
          <w:i/>
          <w:iCs/>
        </w:rPr>
        <w:t>et al</w:t>
      </w:r>
      <w:r>
        <w:t xml:space="preserve"> 2019, Di Vittorio </w:t>
      </w:r>
      <w:r>
        <w:rPr>
          <w:i/>
          <w:iCs/>
        </w:rPr>
        <w:t>et al</w:t>
      </w:r>
      <w:r>
        <w:t xml:space="preserve"> 2020) and CO</w:t>
      </w:r>
      <w:r>
        <w:rPr>
          <w:vertAlign w:val="subscript"/>
        </w:rPr>
        <w:t>2</w:t>
      </w:r>
      <w:r>
        <w:t xml:space="preserve"> accounting frameworks (Pan </w:t>
      </w:r>
      <w:r>
        <w:rPr>
          <w:i/>
          <w:iCs/>
        </w:rPr>
        <w:t>et al</w:t>
      </w:r>
      <w:r>
        <w:t xml:space="preserve"> 2011, IPCC 2019)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w:t>
      </w:r>
      <w:ins w:id="32" w:author="Abigail Ferson" w:date="2021-02-27T23:00:00Z">
        <w:r w:rsidR="004D42D9">
          <w:t xml:space="preserve">Luo </w:t>
        </w:r>
        <w:r w:rsidR="004D42D9">
          <w:rPr>
            <w:i/>
            <w:iCs/>
          </w:rPr>
          <w:t>et al</w:t>
        </w:r>
        <w:r w:rsidR="004D42D9">
          <w:t xml:space="preserve"> 2012, </w:t>
        </w:r>
      </w:ins>
      <w:r>
        <w:t xml:space="preserve">Clark </w:t>
      </w:r>
      <w:r>
        <w:rPr>
          <w:i/>
          <w:iCs/>
        </w:rPr>
        <w:t>et al</w:t>
      </w:r>
      <w:r>
        <w:t xml:space="preserve"> 2017</w:t>
      </w:r>
      <w:del w:id="33" w:author="Abigail Ferson" w:date="2021-02-27T23:00:00Z">
        <w:r w:rsidDel="004D42D9">
          <w:delText xml:space="preserve">, Luo </w:delText>
        </w:r>
        <w:r w:rsidDel="004D42D9">
          <w:rPr>
            <w:i/>
            <w:iCs/>
          </w:rPr>
          <w:delText>et al</w:delText>
        </w:r>
        <w:r w:rsidDel="004D42D9">
          <w:delText xml:space="preserve"> 2012</w:delText>
        </w:r>
      </w:del>
      <w:r>
        <w:t xml:space="preserve">), </w:t>
      </w:r>
      <w:r w:rsidRPr="00A00601">
        <w:rPr>
          <w:highlight w:val="yellow"/>
          <w:rPrChange w:id="34" w:author="Teixeira, Kristina A." w:date="2021-02-28T11:07:00Z">
            <w:rPr/>
          </w:rPrChange>
        </w:rPr>
        <w:t xml:space="preserve">quantifying the </w:t>
      </w:r>
      <w:del w:id="35" w:author="Abigail Ferson" w:date="2021-02-27T09:09:00Z">
        <w:r w:rsidRPr="00A00601" w:rsidDel="00596774">
          <w:rPr>
            <w:highlight w:val="yellow"/>
            <w:rPrChange w:id="36" w:author="Teixeira, Kristina A." w:date="2021-02-28T11:07:00Z">
              <w:rPr/>
            </w:rPrChange>
          </w:rPr>
          <w:delText>the</w:delText>
        </w:r>
      </w:del>
      <w:r w:rsidRPr="00A00601">
        <w:rPr>
          <w:highlight w:val="yellow"/>
          <w:rPrChange w:id="37" w:author="Teixeira, Kristina A." w:date="2021-02-28T11:07:00Z">
            <w:rPr/>
          </w:rPrChange>
        </w:rPr>
        <w:t xml:space="preserve"> role</w:t>
      </w:r>
      <w:r>
        <w:t xml:space="preserve"> of forests in the global C cycle (</w:t>
      </w:r>
      <w:r w:rsidRPr="00902A25">
        <w:rPr>
          <w:rPrChange w:id="38" w:author="Abigail Ferson" w:date="2021-02-27T09:40:00Z">
            <w:rPr>
              <w:i/>
              <w:iCs/>
            </w:rPr>
          </w:rPrChange>
        </w:rPr>
        <w:t>e.g</w:t>
      </w:r>
      <w:r>
        <w:rPr>
          <w:i/>
          <w:iCs/>
        </w:rPr>
        <w:t>.</w:t>
      </w:r>
      <w:r>
        <w:t xml:space="preserve">, Pan </w:t>
      </w:r>
      <w:r>
        <w:rPr>
          <w:i/>
          <w:iCs/>
        </w:rPr>
        <w:t>et al</w:t>
      </w:r>
      <w:r>
        <w:t xml:space="preserve"> 2011), and using book-keeping methods to quantify actual or potential exchanges of CO</w:t>
      </w:r>
      <w:r>
        <w:rPr>
          <w:vertAlign w:val="subscript"/>
        </w:rPr>
        <w:t>2</w:t>
      </w:r>
      <w:r>
        <w:t xml:space="preserve"> between forests and the atmosphere (</w:t>
      </w:r>
      <w:proofErr w:type="spellStart"/>
      <w:r>
        <w:t>Griscom</w:t>
      </w:r>
      <w:proofErr w:type="spellEnd"/>
      <w:r>
        <w:t xml:space="preserve"> </w:t>
      </w:r>
      <w:r>
        <w:rPr>
          <w:i/>
          <w:iCs/>
        </w:rPr>
        <w:t>et al</w:t>
      </w:r>
      <w:r>
        <w:t xml:space="preserve"> 2017, Houghton 2020).</w:t>
      </w:r>
    </w:p>
    <w:p w14:paraId="551CCB02" w14:textId="77777777" w:rsidR="00E16356" w:rsidRDefault="00AF1D8C">
      <w:pPr>
        <w:pStyle w:val="Heading3"/>
      </w:pPr>
      <w:bookmarkStart w:id="39" w:name="X82a8535be98aa227386cb78498bd24e10f1d2ba"/>
      <w:r>
        <w:t>Forests in the global C cycle: current and future</w:t>
      </w:r>
    </w:p>
    <w:p w14:paraId="4CA4E591" w14:textId="01D18003" w:rsidR="00E16356" w:rsidRDefault="00AF1D8C">
      <w:pPr>
        <w:pStyle w:val="FirstParagraph"/>
      </w:pPr>
      <w:r>
        <w:t xml:space="preserve">A robust understanding of forest impacts on global C cycling is essential. Total annual photosynthesis in forests (gross primary productivity, </w:t>
      </w:r>
      <m:oMath>
        <m:r>
          <w:rPr>
            <w:rFonts w:ascii="Cambria Math" w:hAnsi="Cambria Math"/>
          </w:rPr>
          <m:t>GPP</m:t>
        </m:r>
      </m:oMath>
      <w:r>
        <w:t>) is estimated at approximately 69 Gt C yr</w:t>
      </w:r>
      <w:r>
        <w:rPr>
          <w:vertAlign w:val="superscript"/>
        </w:rPr>
        <w:t>-1</w:t>
      </w:r>
      <w:r>
        <w:t xml:space="preserve"> (</w:t>
      </w:r>
      <w:proofErr w:type="spellStart"/>
      <w:r>
        <w:t>Badgley</w:t>
      </w:r>
      <w:proofErr w:type="spellEnd"/>
      <w:r>
        <w:t xml:space="preserve"> </w:t>
      </w:r>
      <w:r>
        <w:rPr>
          <w:i/>
          <w:iCs/>
        </w:rPr>
        <w:t>et al</w:t>
      </w:r>
      <w:r>
        <w:t xml:space="preserve"> 2019). Most of this enormous C uptake 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and fire. In recent years, total forest C uptake has exceeded releases, such that</w:t>
      </w:r>
      <w:del w:id="40" w:author="Abigail Ferson" w:date="2021-02-27T23:18:00Z">
        <w:r w:rsidDel="004B3B50">
          <w:delText xml:space="preserve"> globally</w:delText>
        </w:r>
      </w:del>
      <w:r>
        <w:t xml:space="preserve"> </w:t>
      </w:r>
      <w:r w:rsidRPr="00A00601">
        <w:rPr>
          <w:highlight w:val="yellow"/>
          <w:rPrChange w:id="41" w:author="Teixeira, Kristina A." w:date="2021-02-28T11:08:00Z">
            <w:rPr/>
          </w:rPrChange>
        </w:rPr>
        <w:t xml:space="preserve">forests </w:t>
      </w:r>
      <w:ins w:id="42" w:author="Abigail Ferson" w:date="2021-02-27T23:18:00Z">
        <w:r w:rsidR="004B3B50" w:rsidRPr="00A00601">
          <w:rPr>
            <w:highlight w:val="yellow"/>
            <w:rPrChange w:id="43" w:author="Teixeira, Kristina A." w:date="2021-02-28T11:08:00Z">
              <w:rPr/>
            </w:rPrChange>
          </w:rPr>
          <w:t xml:space="preserve">globally </w:t>
        </w:r>
      </w:ins>
      <w:r w:rsidRPr="00A00601">
        <w:rPr>
          <w:highlight w:val="yellow"/>
          <w:rPrChange w:id="44" w:author="Teixeira, Kristina A." w:date="2021-02-28T11:08:00Z">
            <w:rPr/>
          </w:rPrChange>
        </w:rPr>
        <w:t>have</w:t>
      </w:r>
      <w:r>
        <w:t xml:space="preserve"> been a C sink (Harris </w:t>
      </w:r>
      <w:r>
        <w:rPr>
          <w:i/>
          <w:iCs/>
        </w:rPr>
        <w:t>et al</w:t>
      </w:r>
      <w:r>
        <w:t xml:space="preserve"> 2021</w:t>
      </w:r>
      <w:r w:rsidRPr="00A00601">
        <w:rPr>
          <w:highlight w:val="yellow"/>
          <w:rPrChange w:id="45" w:author="Teixeira, Kristina A." w:date="2021-02-28T11:09:00Z">
            <w:rPr/>
          </w:rPrChange>
        </w:rPr>
        <w:t xml:space="preserve">). </w:t>
      </w:r>
      <w:del w:id="46" w:author="Abigail Ferson" w:date="2021-02-27T09:16:00Z">
        <w:r w:rsidRPr="00A00601" w:rsidDel="00596774">
          <w:rPr>
            <w:highlight w:val="yellow"/>
            <w:rPrChange w:id="47" w:author="Teixeira, Kristina A." w:date="2021-02-28T11:09:00Z">
              <w:rPr/>
            </w:rPrChange>
          </w:rPr>
          <w:delText xml:space="preserve">Considering only areas remaining </w:delText>
        </w:r>
      </w:del>
      <w:del w:id="48" w:author="Abigail Ferson" w:date="2021-02-27T09:14:00Z">
        <w:r w:rsidRPr="00A00601" w:rsidDel="00596774">
          <w:rPr>
            <w:highlight w:val="yellow"/>
            <w:rPrChange w:id="49" w:author="Teixeira, Kristina A." w:date="2021-02-28T11:09:00Z">
              <w:rPr/>
            </w:rPrChange>
          </w:rPr>
          <w:delText>in forest</w:delText>
        </w:r>
      </w:del>
      <w:del w:id="50" w:author="Abigail Ferson" w:date="2021-02-27T09:16:00Z">
        <w:r w:rsidRPr="00A00601" w:rsidDel="00596774">
          <w:rPr>
            <w:highlight w:val="yellow"/>
            <w:rPrChange w:id="51" w:author="Teixeira, Kristina A." w:date="2021-02-28T11:09:00Z">
              <w:rPr/>
            </w:rPrChange>
          </w:rPr>
          <w:delText>, t</w:delText>
        </w:r>
      </w:del>
      <w:ins w:id="52" w:author="Abigail Ferson" w:date="2021-02-27T09:18:00Z">
        <w:r w:rsidR="00596774" w:rsidRPr="00A00601">
          <w:rPr>
            <w:highlight w:val="yellow"/>
            <w:rPrChange w:id="53" w:author="Teixeira, Kristina A." w:date="2021-02-28T11:09:00Z">
              <w:rPr/>
            </w:rPrChange>
          </w:rPr>
          <w:t>T</w:t>
        </w:r>
      </w:ins>
      <w:r w:rsidRPr="00A00601">
        <w:rPr>
          <w:highlight w:val="yellow"/>
          <w:rPrChange w:id="54" w:author="Teixeira, Kristina A." w:date="2021-02-28T11:09:00Z">
            <w:rPr/>
          </w:rPrChange>
        </w:rPr>
        <w:t>his</w:t>
      </w:r>
      <w:r>
        <w:t xml:space="preserve"> C sink has averaged 3.2 </w:t>
      </w:r>
      <m:oMath>
        <m:r>
          <m:rPr>
            <m:sty m:val="p"/>
          </m:rPr>
          <w:rPr>
            <w:rFonts w:ascii="Cambria Math" w:hAnsi="Cambria Math"/>
          </w:rPr>
          <m:t>±</m:t>
        </m:r>
      </m:oMath>
      <w:r>
        <w:t xml:space="preserve"> 0.6 Gt C yr</w:t>
      </w:r>
      <w:r>
        <w:rPr>
          <w:vertAlign w:val="superscript"/>
        </w:rPr>
        <w:t>-1</w:t>
      </w:r>
      <w:r>
        <w:t xml:space="preserve"> for 2009-2018, offsetting 29% of anthropogenic fossil fuel emissions</w:t>
      </w:r>
      <w:ins w:id="55" w:author="Abigail Ferson" w:date="2021-02-27T09:16:00Z">
        <w:r w:rsidR="00596774" w:rsidRPr="00A00601">
          <w:rPr>
            <w:highlight w:val="yellow"/>
            <w:rPrChange w:id="56" w:author="Teixeira, Kristina A." w:date="2021-02-28T11:10:00Z">
              <w:rPr/>
            </w:rPrChange>
          </w:rPr>
          <w:t>, when considering only areas remaining forest</w:t>
        </w:r>
      </w:ins>
      <w:ins w:id="57" w:author="Abigail Ferson" w:date="2021-02-27T09:18:00Z">
        <w:r w:rsidR="00596774" w:rsidRPr="00A00601">
          <w:rPr>
            <w:highlight w:val="yellow"/>
            <w:rPrChange w:id="58" w:author="Teixeira, Kristina A." w:date="2021-02-28T11:10:00Z">
              <w:rPr/>
            </w:rPrChange>
          </w:rPr>
          <w:t>ed</w:t>
        </w:r>
      </w:ins>
      <w:r>
        <w:t xml:space="preserve"> (</w:t>
      </w:r>
      <w:proofErr w:type="spellStart"/>
      <w:r>
        <w:t>Friedlingstein</w:t>
      </w:r>
      <w:proofErr w:type="spellEnd"/>
      <w:r>
        <w:t xml:space="preserve"> </w:t>
      </w:r>
      <w:r>
        <w:rPr>
          <w:i/>
          <w:iCs/>
        </w:rPr>
        <w:t>et al</w:t>
      </w:r>
      <w:r>
        <w:t xml:space="preserve"> 2019). However, deforestation, estimated at ~1 Gt C yr</w:t>
      </w:r>
      <w:r>
        <w:rPr>
          <w:vertAlign w:val="superscript"/>
        </w:rPr>
        <w:t>-1</w:t>
      </w:r>
      <w:r>
        <w:t xml:space="preserve"> in recent decades (Pan </w:t>
      </w:r>
      <w:r>
        <w:rPr>
          <w:i/>
          <w:iCs/>
        </w:rPr>
        <w:t>et al</w:t>
      </w:r>
      <w:r>
        <w:t xml:space="preserve"> 2011, </w:t>
      </w:r>
      <w:proofErr w:type="spellStart"/>
      <w:r>
        <w:t>Tubiello</w:t>
      </w:r>
      <w:proofErr w:type="spellEnd"/>
      <w:r>
        <w:t xml:space="preserve"> </w:t>
      </w:r>
      <w:r>
        <w:rPr>
          <w:i/>
          <w:iCs/>
        </w:rPr>
        <w:t>et al</w:t>
      </w:r>
      <w:r>
        <w:t xml:space="preserve"> 2020), reduces the net forest sink to ~1.1-2.2 Gt C yr</w:t>
      </w:r>
      <w:r>
        <w:rPr>
          <w:vertAlign w:val="superscript"/>
        </w:rPr>
        <w:t>-1</w:t>
      </w:r>
      <w:r>
        <w:t xml:space="preserve"> (</w:t>
      </w:r>
      <w:proofErr w:type="spellStart"/>
      <w:r>
        <w:t>Friedlingstein</w:t>
      </w:r>
      <w:proofErr w:type="spellEnd"/>
      <w:r>
        <w:t xml:space="preserve"> </w:t>
      </w:r>
      <w:r>
        <w:rPr>
          <w:i/>
          <w:iCs/>
        </w:rPr>
        <w:t>et al</w:t>
      </w:r>
      <w:r>
        <w:t xml:space="preserve"> 2019, Harris </w:t>
      </w:r>
      <w:r>
        <w:rPr>
          <w:i/>
          <w:iCs/>
        </w:rPr>
        <w:t>et al</w:t>
      </w:r>
      <w:r>
        <w:t xml:space="preserve"> 2021). </w:t>
      </w:r>
      <w:r w:rsidRPr="009A1CE4">
        <w:rPr>
          <w:highlight w:val="yellow"/>
          <w:rPrChange w:id="59" w:author="Teixeira, Kristina A." w:date="2021-02-28T11:12:00Z">
            <w:rPr/>
          </w:rPrChange>
        </w:rPr>
        <w:t>Understanding, modeling, and managing forest-atmosphere CO</w:t>
      </w:r>
      <w:r w:rsidRPr="009A1CE4">
        <w:rPr>
          <w:highlight w:val="yellow"/>
          <w:vertAlign w:val="subscript"/>
          <w:rPrChange w:id="60" w:author="Teixeira, Kristina A." w:date="2021-02-28T11:12:00Z">
            <w:rPr>
              <w:vertAlign w:val="subscript"/>
            </w:rPr>
          </w:rPrChange>
        </w:rPr>
        <w:t>2</w:t>
      </w:r>
      <w:r w:rsidRPr="009A1CE4">
        <w:rPr>
          <w:highlight w:val="yellow"/>
          <w:rPrChange w:id="61" w:author="Teixeira, Kristina A." w:date="2021-02-28T11:12:00Z">
            <w:rPr/>
          </w:rPrChange>
        </w:rPr>
        <w:t xml:space="preserve"> exchange is </w:t>
      </w:r>
      <w:del w:id="62" w:author="Abigail Ferson" w:date="2021-02-27T09:19:00Z">
        <w:r w:rsidRPr="009A1CE4" w:rsidDel="005C1346">
          <w:rPr>
            <w:highlight w:val="yellow"/>
            <w:rPrChange w:id="63" w:author="Teixeira, Kristina A." w:date="2021-02-28T11:12:00Z">
              <w:rPr/>
            </w:rPrChange>
          </w:rPr>
          <w:delText xml:space="preserve">thus </w:delText>
        </w:r>
      </w:del>
      <w:r w:rsidRPr="009A1CE4">
        <w:rPr>
          <w:highlight w:val="yellow"/>
          <w:rPrChange w:id="64" w:author="Teixeira, Kristina A." w:date="2021-02-28T11:12:00Z">
            <w:rPr/>
          </w:rPrChange>
        </w:rPr>
        <w:t xml:space="preserve">central to </w:t>
      </w:r>
      <w:del w:id="65" w:author="Abigail Ferson" w:date="2021-02-27T09:20:00Z">
        <w:r w:rsidRPr="009A1CE4" w:rsidDel="005C1346">
          <w:rPr>
            <w:highlight w:val="yellow"/>
            <w:rPrChange w:id="66" w:author="Teixeira, Kristina A." w:date="2021-02-28T11:12:00Z">
              <w:rPr/>
            </w:rPrChange>
          </w:rPr>
          <w:delText xml:space="preserve">efforts to </w:delText>
        </w:r>
      </w:del>
      <w:r w:rsidRPr="009A1CE4">
        <w:rPr>
          <w:highlight w:val="yellow"/>
          <w:rPrChange w:id="67" w:author="Teixeira, Kristina A." w:date="2021-02-28T11:12:00Z">
            <w:rPr/>
          </w:rPrChange>
        </w:rPr>
        <w:t>mitigat</w:t>
      </w:r>
      <w:ins w:id="68" w:author="Abigail Ferson" w:date="2021-02-27T09:20:00Z">
        <w:r w:rsidR="005C1346" w:rsidRPr="009A1CE4">
          <w:rPr>
            <w:highlight w:val="yellow"/>
            <w:rPrChange w:id="69" w:author="Teixeira, Kristina A." w:date="2021-02-28T11:12:00Z">
              <w:rPr/>
            </w:rPrChange>
          </w:rPr>
          <w:t>ing</w:t>
        </w:r>
      </w:ins>
      <w:del w:id="70" w:author="Abigail Ferson" w:date="2021-02-27T09:20:00Z">
        <w:r w:rsidRPr="009A1CE4" w:rsidDel="005C1346">
          <w:rPr>
            <w:highlight w:val="yellow"/>
            <w:rPrChange w:id="71" w:author="Teixeira, Kristina A." w:date="2021-02-28T11:12:00Z">
              <w:rPr/>
            </w:rPrChange>
          </w:rPr>
          <w:delText>e</w:delText>
        </w:r>
      </w:del>
      <w:r w:rsidRPr="009A1CE4">
        <w:rPr>
          <w:highlight w:val="yellow"/>
          <w:rPrChange w:id="72" w:author="Teixeira, Kristina A." w:date="2021-02-28T11:12:00Z">
            <w:rPr/>
          </w:rPrChange>
        </w:rPr>
        <w:t xml:space="preserve"> climate change</w:t>
      </w:r>
      <w:r>
        <w:t xml:space="preserve"> (</w:t>
      </w:r>
      <w:proofErr w:type="spellStart"/>
      <w:ins w:id="73" w:author="Abigail Ferson" w:date="2021-02-27T23:00:00Z">
        <w:r w:rsidR="004D42D9">
          <w:t>Cavaleri</w:t>
        </w:r>
        <w:proofErr w:type="spellEnd"/>
        <w:r w:rsidR="004D42D9">
          <w:t xml:space="preserve"> </w:t>
        </w:r>
        <w:r w:rsidR="004D42D9">
          <w:rPr>
            <w:i/>
            <w:iCs/>
          </w:rPr>
          <w:t>et al</w:t>
        </w:r>
        <w:r w:rsidR="004D42D9">
          <w:t xml:space="preserve"> 2015, </w:t>
        </w:r>
      </w:ins>
      <w:r>
        <w:t xml:space="preserve">Grassi </w:t>
      </w:r>
      <w:r>
        <w:rPr>
          <w:i/>
          <w:iCs/>
        </w:rPr>
        <w:t>et al</w:t>
      </w:r>
      <w:r>
        <w:t xml:space="preserve"> 2017, </w:t>
      </w:r>
      <w:proofErr w:type="spellStart"/>
      <w:r>
        <w:t>Griscom</w:t>
      </w:r>
      <w:proofErr w:type="spellEnd"/>
      <w:r>
        <w:t xml:space="preserve"> </w:t>
      </w:r>
      <w:r>
        <w:rPr>
          <w:i/>
          <w:iCs/>
        </w:rPr>
        <w:t>et al</w:t>
      </w:r>
      <w:r>
        <w:t xml:space="preserve"> 2017</w:t>
      </w:r>
      <w:del w:id="74" w:author="Abigail Ferson" w:date="2021-02-27T23:00:00Z">
        <w:r w:rsidDel="004D42D9">
          <w:delText xml:space="preserve">, Cavaleri </w:delText>
        </w:r>
        <w:r w:rsidDel="004D42D9">
          <w:rPr>
            <w:i/>
            <w:iCs/>
          </w:rPr>
          <w:delText>et al</w:delText>
        </w:r>
        <w:r w:rsidDel="004D42D9">
          <w:delText xml:space="preserve"> 2015</w:delText>
        </w:r>
      </w:del>
      <w:r>
        <w:t>).</w:t>
      </w:r>
    </w:p>
    <w:p w14:paraId="6D07BD58" w14:textId="09EAD6BE" w:rsidR="00E16356" w:rsidRDefault="00AF1D8C">
      <w:pPr>
        <w:pStyle w:val="BodyText"/>
      </w:pPr>
      <w:r>
        <w:t>The future of the current forest C sink is dependent both upon forest responses to climate change and human land use decisions, with land use change itself strongly influencing the course of climate change (</w:t>
      </w:r>
      <w:proofErr w:type="spellStart"/>
      <w:r>
        <w:t>Friedlingstein</w:t>
      </w:r>
      <w:proofErr w:type="spellEnd"/>
      <w:r>
        <w:t xml:space="preserve"> </w:t>
      </w:r>
      <w:r>
        <w:rPr>
          <w:i/>
          <w:iCs/>
        </w:rPr>
        <w:t>et al</w:t>
      </w:r>
      <w:r>
        <w:t xml:space="preserve"> 2006). Regrowing forests (i.e., secondary forests) will play a particularly important role (Pugh </w:t>
      </w:r>
      <w:r>
        <w:rPr>
          <w:i/>
          <w:iCs/>
        </w:rPr>
        <w:t>et al</w:t>
      </w:r>
      <w:r>
        <w:t xml:space="preserve"> 2019), as almost two-thirds of the world’s forests were secondary as of 2010 (FAO 2010). As anthropogenic and climate-driven disturbances impact a growing proportion of Earth’s forests (</w:t>
      </w:r>
      <w:proofErr w:type="spellStart"/>
      <w:r>
        <w:t>Andela</w:t>
      </w:r>
      <w:proofErr w:type="spellEnd"/>
      <w:r>
        <w:t xml:space="preserve"> </w:t>
      </w:r>
      <w:r>
        <w:rPr>
          <w:i/>
          <w:iCs/>
        </w:rPr>
        <w:t>et al</w:t>
      </w:r>
      <w:r>
        <w:t xml:space="preserve"> 2017, McDowell </w:t>
      </w:r>
      <w:r>
        <w:rPr>
          <w:i/>
          <w:iCs/>
        </w:rPr>
        <w:t>et al</w:t>
      </w:r>
      <w:r>
        <w:t xml:space="preserve"> 2020), understanding the carbon dynamics of regrowth forests is increasingly important (Anderson-Teixeira </w:t>
      </w:r>
      <w:r>
        <w:rPr>
          <w:i/>
          <w:iCs/>
        </w:rPr>
        <w:t>et al</w:t>
      </w:r>
      <w:r>
        <w:t xml:space="preserve"> 2013). Although age trends in aboveground biomass have been well-studied and synthesized globally (Cook-Patton </w:t>
      </w:r>
      <w:r>
        <w:rPr>
          <w:i/>
          <w:iCs/>
        </w:rPr>
        <w:t>et al</w:t>
      </w:r>
      <w:r>
        <w:t xml:space="preserve"> 2020), there is a relative dearth of data and synthesis on other C stocks and fluxes in secondary forests. </w:t>
      </w:r>
      <w:ins w:id="75" w:author="Abigail Ferson" w:date="2021-02-27T09:21:00Z">
        <w:r w:rsidR="005C1346" w:rsidRPr="007568A5">
          <w:rPr>
            <w:highlight w:val="yellow"/>
            <w:rPrChange w:id="76" w:author="Teixeira, Kristina A." w:date="2021-02-28T12:30:00Z">
              <w:rPr/>
            </w:rPrChange>
          </w:rPr>
          <w:t xml:space="preserve">Understanding </w:t>
        </w:r>
      </w:ins>
      <w:del w:id="77" w:author="Abigail Ferson" w:date="2021-02-27T09:21:00Z">
        <w:r w:rsidRPr="007568A5" w:rsidDel="005C1346">
          <w:rPr>
            <w:highlight w:val="yellow"/>
            <w:rPrChange w:id="78" w:author="Teixeira, Kristina A." w:date="2021-02-28T12:30:00Z">
              <w:rPr/>
            </w:rPrChange>
          </w:rPr>
          <w:delText xml:space="preserve">An understanding of </w:delText>
        </w:r>
      </w:del>
      <w:r w:rsidRPr="007568A5">
        <w:rPr>
          <w:highlight w:val="yellow"/>
          <w:rPrChange w:id="79" w:author="Teixeira, Kristina A." w:date="2021-02-28T12:30:00Z">
            <w:rPr/>
          </w:rPrChange>
        </w:rPr>
        <w:t>age</w:t>
      </w:r>
      <w:r>
        <w:t xml:space="preserve">-related trends in forest C cycling is particularly critical for reducing uncertainty regarding the potential for carbon uptake and climate change mitigation by regrowth forests (Krause </w:t>
      </w:r>
      <w:r>
        <w:rPr>
          <w:i/>
          <w:iCs/>
        </w:rPr>
        <w:t>et al</w:t>
      </w:r>
      <w:r>
        <w:t xml:space="preserve"> 2018, Cook-Patton </w:t>
      </w:r>
      <w:r>
        <w:rPr>
          <w:i/>
          <w:iCs/>
        </w:rPr>
        <w:t>et al</w:t>
      </w:r>
      <w:r>
        <w:t xml:space="preserve"> 2020).</w:t>
      </w:r>
    </w:p>
    <w:p w14:paraId="5CF7D8B8" w14:textId="77777777" w:rsidR="00E16356" w:rsidRDefault="00AF1D8C">
      <w:pPr>
        <w:pStyle w:val="Heading3"/>
      </w:pPr>
      <w:bookmarkStart w:id="80" w:name="evolution-of-forest-c-cycle-research"/>
      <w:bookmarkEnd w:id="39"/>
      <w:r>
        <w:lastRenderedPageBreak/>
        <w:t>Evolution of forest C cycle research</w:t>
      </w:r>
    </w:p>
    <w:p w14:paraId="2B41FF82" w14:textId="7136B64E" w:rsidR="00E16356" w:rsidRDefault="00AF1D8C">
      <w:pPr>
        <w:pStyle w:val="FirstParagraph"/>
      </w:pPr>
      <w:r>
        <w:t xml:space="preserve">For more than half a century, researchers have sought to understand how forest carbon cycling varies across stands, including among biomes (e.g., Lieth 1973, </w:t>
      </w:r>
      <w:proofErr w:type="spellStart"/>
      <w:r>
        <w:t>Luyssaert</w:t>
      </w:r>
      <w:proofErr w:type="spellEnd"/>
      <w:r>
        <w:t xml:space="preserve"> </w:t>
      </w:r>
      <w:r>
        <w:rPr>
          <w:i/>
          <w:iCs/>
        </w:rPr>
        <w:t>et al</w:t>
      </w:r>
      <w:r>
        <w:t xml:space="preserve"> 2007) and with stand age (e.g., </w:t>
      </w:r>
      <w:proofErr w:type="spellStart"/>
      <w:r>
        <w:t>Odum</w:t>
      </w:r>
      <w:proofErr w:type="spellEnd"/>
      <w:r>
        <w:t xml:space="preserve"> 1969, </w:t>
      </w:r>
      <w:proofErr w:type="spellStart"/>
      <w:r>
        <w:t>Luyssaert</w:t>
      </w:r>
      <w:proofErr w:type="spellEnd"/>
      <w:r>
        <w:t xml:space="preserve"> </w:t>
      </w:r>
      <w:r>
        <w:rPr>
          <w:i/>
          <w:iCs/>
        </w:rPr>
        <w:t>et al</w:t>
      </w:r>
      <w:r>
        <w:t xml:space="preserve"> 2008). Over this time, an increasingly refined conceptual understanding of the elements of ecosystem C cycles has developed, as a growing number of variables have been defined (</w:t>
      </w:r>
      <w:r w:rsidRPr="00902A25">
        <w:t>e.g</w:t>
      </w:r>
      <w:r>
        <w:t xml:space="preserve">., Chapin </w:t>
      </w:r>
      <w:r>
        <w:rPr>
          <w:i/>
          <w:iCs/>
        </w:rPr>
        <w:t>et al</w:t>
      </w:r>
      <w:r>
        <w:t xml:space="preserve"> 2006), along with appropriate measurement methods (</w:t>
      </w:r>
      <w:r w:rsidRPr="00625D8F">
        <w:t>e.g</w:t>
      </w:r>
      <w:r>
        <w:t xml:space="preserve">., Clark </w:t>
      </w:r>
      <w:r>
        <w:rPr>
          <w:i/>
          <w:iCs/>
        </w:rPr>
        <w:t>et al</w:t>
      </w:r>
      <w:r>
        <w:t xml:space="preserve"> 2001). New technology has also enabled researchers to directly measure an expanding set of variables, notably including continuous measurements of soil CO</w:t>
      </w:r>
      <w:r>
        <w:rPr>
          <w:vertAlign w:val="subscript"/>
        </w:rPr>
        <w:t>2</w:t>
      </w:r>
      <w:r>
        <w:t xml:space="preserve"> efflux (</w:t>
      </w:r>
      <w:proofErr w:type="spellStart"/>
      <w:r>
        <w:t>Kuzyakov</w:t>
      </w:r>
      <w:proofErr w:type="spellEnd"/>
      <w:r>
        <w:t xml:space="preserve"> 2006) and ecosystem-atmosphere CO</w:t>
      </w:r>
      <w:r>
        <w:rPr>
          <w:vertAlign w:val="subscript"/>
        </w:rPr>
        <w:t>2</w:t>
      </w:r>
      <w:r>
        <w:t xml:space="preserve"> exchange (</w:t>
      </w:r>
      <w:proofErr w:type="spellStart"/>
      <w:r>
        <w:t>Baldocchi</w:t>
      </w:r>
      <w:proofErr w:type="spellEnd"/>
      <w:r>
        <w:t xml:space="preserve"> </w:t>
      </w:r>
      <w:r>
        <w:rPr>
          <w:i/>
          <w:iCs/>
        </w:rPr>
        <w:t>et al</w:t>
      </w:r>
      <w:r>
        <w:t xml:space="preserve"> 2001). Measurement techniques have been increasingly </w:t>
      </w:r>
      <w:r w:rsidRPr="007568A5">
        <w:rPr>
          <w:highlight w:val="yellow"/>
          <w:rPrChange w:id="81" w:author="Teixeira, Kristina A." w:date="2021-02-28T12:33:00Z">
            <w:rPr/>
          </w:rPrChange>
        </w:rPr>
        <w:t>standardized</w:t>
      </w:r>
      <w:ins w:id="82" w:author="Abigail Ferson" w:date="2021-02-27T09:28:00Z">
        <w:r w:rsidR="005C1346" w:rsidRPr="007568A5">
          <w:rPr>
            <w:highlight w:val="yellow"/>
            <w:rPrChange w:id="83" w:author="Teixeira, Kristina A." w:date="2021-02-28T12:33:00Z">
              <w:rPr/>
            </w:rPrChange>
          </w:rPr>
          <w:t>,</w:t>
        </w:r>
      </w:ins>
      <w:del w:id="84" w:author="Abigail Ferson" w:date="2021-02-27T09:28:00Z">
        <w:r w:rsidRPr="007568A5" w:rsidDel="005C1346">
          <w:rPr>
            <w:highlight w:val="yellow"/>
            <w:rPrChange w:id="85" w:author="Teixeira, Kristina A." w:date="2021-02-28T12:33:00Z">
              <w:rPr/>
            </w:rPrChange>
          </w:rPr>
          <w:delText>;</w:delText>
        </w:r>
      </w:del>
      <w:r w:rsidRPr="007568A5">
        <w:rPr>
          <w:highlight w:val="yellow"/>
          <w:rPrChange w:id="86" w:author="Teixeira, Kristina A." w:date="2021-02-28T12:33:00Z">
            <w:rPr/>
          </w:rPrChange>
        </w:rPr>
        <w:t xml:space="preserve"> </w:t>
      </w:r>
      <w:ins w:id="87" w:author="Abigail Ferson" w:date="2021-02-27T09:26:00Z">
        <w:r w:rsidR="005C1346" w:rsidRPr="007568A5">
          <w:rPr>
            <w:highlight w:val="yellow"/>
            <w:rPrChange w:id="88" w:author="Teixeira, Kristina A." w:date="2021-02-28T12:33:00Z">
              <w:rPr/>
            </w:rPrChange>
          </w:rPr>
          <w:t>such as</w:t>
        </w:r>
      </w:ins>
      <w:del w:id="89" w:author="Abigail Ferson" w:date="2021-02-27T09:26:00Z">
        <w:r w:rsidRPr="007568A5" w:rsidDel="005C1346">
          <w:rPr>
            <w:highlight w:val="yellow"/>
            <w:rPrChange w:id="90" w:author="Teixeira, Kristina A." w:date="2021-02-28T12:33:00Z">
              <w:rPr/>
            </w:rPrChange>
          </w:rPr>
          <w:delText>for example, of the</w:delText>
        </w:r>
      </w:del>
      <w:r w:rsidRPr="007568A5">
        <w:rPr>
          <w:highlight w:val="yellow"/>
          <w:rPrChange w:id="91" w:author="Teixeira, Kristina A." w:date="2021-02-28T12:33:00Z">
            <w:rPr/>
          </w:rPrChange>
        </w:rPr>
        <w:t xml:space="preserve"> biomass</w:t>
      </w:r>
      <w:r>
        <w:t xml:space="preserve"> allometries that strongly influence estimates of most C cycle variables (</w:t>
      </w:r>
      <w:r w:rsidRPr="00625D8F">
        <w:t>e.g</w:t>
      </w:r>
      <w:r>
        <w:t xml:space="preserve">., </w:t>
      </w:r>
      <w:proofErr w:type="spellStart"/>
      <w:r>
        <w:t>Chave</w:t>
      </w:r>
      <w:proofErr w:type="spellEnd"/>
      <w:r>
        <w:t xml:space="preserve"> </w:t>
      </w:r>
      <w:r>
        <w:rPr>
          <w:i/>
          <w:iCs/>
        </w:rPr>
        <w:t>et al</w:t>
      </w:r>
      <w:r>
        <w:t xml:space="preserve"> 2014). Further standardization has been made possible through research networks such as </w:t>
      </w:r>
      <w:proofErr w:type="spellStart"/>
      <w:r>
        <w:t>ForestGEO</w:t>
      </w:r>
      <w:proofErr w:type="spellEnd"/>
      <w:r>
        <w:t xml:space="preserve"> (Anderson-Teixeira </w:t>
      </w:r>
      <w:r>
        <w:rPr>
          <w:i/>
          <w:iCs/>
        </w:rPr>
        <w:t>et al</w:t>
      </w:r>
      <w:r>
        <w:t xml:space="preserve"> 2015, Davies </w:t>
      </w:r>
      <w:r>
        <w:rPr>
          <w:i/>
          <w:iCs/>
        </w:rPr>
        <w:t>et al</w:t>
      </w:r>
      <w:r>
        <w:t xml:space="preserve"> 2021), NEON (Schimel </w:t>
      </w:r>
      <w:r>
        <w:rPr>
          <w:i/>
          <w:iCs/>
        </w:rPr>
        <w:t>et al</w:t>
      </w:r>
      <w:r>
        <w:t xml:space="preserve"> 2007), and FLUXNET (</w:t>
      </w:r>
      <w:proofErr w:type="spellStart"/>
      <w:r>
        <w:t>Baldocchi</w:t>
      </w:r>
      <w:proofErr w:type="spellEnd"/>
      <w:r>
        <w:t xml:space="preserve"> </w:t>
      </w:r>
      <w:r>
        <w:rPr>
          <w:i/>
          <w:iCs/>
        </w:rPr>
        <w:t>et al</w:t>
      </w:r>
      <w:r>
        <w:t xml:space="preserve"> 2001, Novick </w:t>
      </w:r>
      <w:r>
        <w:rPr>
          <w:i/>
          <w:iCs/>
        </w:rPr>
        <w:t>et al</w:t>
      </w:r>
      <w:r>
        <w:t xml:space="preserve"> 2018). Remote sensing technology has become increasingly useful for global- or regional-scale estimates of a few critical </w:t>
      </w:r>
      <w:r w:rsidRPr="007630D5">
        <w:rPr>
          <w:highlight w:val="yellow"/>
          <w:rPrChange w:id="92" w:author="Teixeira, Kristina A." w:date="2021-02-28T12:41:00Z">
            <w:rPr/>
          </w:rPrChange>
        </w:rPr>
        <w:t xml:space="preserve">variables </w:t>
      </w:r>
      <w:ins w:id="93" w:author="Abigail Ferson" w:date="2021-02-27T09:32:00Z">
        <w:r w:rsidR="00902A25" w:rsidRPr="007630D5">
          <w:rPr>
            <w:highlight w:val="yellow"/>
            <w:rPrChange w:id="94" w:author="Teixeira, Kristina A." w:date="2021-02-28T12:41:00Z">
              <w:rPr/>
            </w:rPrChange>
          </w:rPr>
          <w:t>(</w:t>
        </w:r>
      </w:ins>
      <w:r w:rsidRPr="007630D5">
        <w:rPr>
          <w:highlight w:val="yellow"/>
          <w:rPrChange w:id="95" w:author="Teixeira, Kristina A." w:date="2021-02-28T12:41:00Z">
            <w:rPr/>
          </w:rPrChange>
        </w:rPr>
        <w:t xml:space="preserve">Li and Xiao </w:t>
      </w:r>
      <w:del w:id="96" w:author="Abigail Ferson" w:date="2021-02-27T09:32:00Z">
        <w:r w:rsidRPr="007630D5" w:rsidDel="00902A25">
          <w:rPr>
            <w:highlight w:val="yellow"/>
            <w:rPrChange w:id="97" w:author="Teixeira, Kristina A." w:date="2021-02-28T12:41:00Z">
              <w:rPr/>
            </w:rPrChange>
          </w:rPr>
          <w:delText>(</w:delText>
        </w:r>
      </w:del>
      <w:r w:rsidRPr="007630D5">
        <w:rPr>
          <w:highlight w:val="yellow"/>
          <w:rPrChange w:id="98" w:author="Teixeira, Kristina A." w:date="2021-02-28T12:41:00Z">
            <w:rPr/>
          </w:rPrChange>
        </w:rPr>
        <w:t>2019)</w:t>
      </w:r>
      <w:ins w:id="99" w:author="Abigail Ferson" w:date="2021-02-27T23:33:00Z">
        <w:r w:rsidR="00D44BE0" w:rsidRPr="007630D5">
          <w:rPr>
            <w:highlight w:val="yellow"/>
            <w:rPrChange w:id="100" w:author="Teixeira, Kristina A." w:date="2021-02-28T12:41:00Z">
              <w:rPr/>
            </w:rPrChange>
          </w:rPr>
          <w:t>.</w:t>
        </w:r>
      </w:ins>
      <w:del w:id="101" w:author="Abigail Ferson" w:date="2021-02-27T23:33:00Z">
        <w:r w:rsidRPr="007568A5" w:rsidDel="00D44BE0">
          <w:rPr>
            <w:highlight w:val="yellow"/>
            <w:rPrChange w:id="102" w:author="Teixeira, Kristina A." w:date="2021-02-28T12:35:00Z">
              <w:rPr/>
            </w:rPrChange>
          </w:rPr>
          <w:delText>, y</w:delText>
        </w:r>
      </w:del>
      <w:ins w:id="103" w:author="Abigail Ferson" w:date="2021-02-27T23:33:00Z">
        <w:r w:rsidR="00D44BE0" w:rsidRPr="007568A5">
          <w:rPr>
            <w:highlight w:val="yellow"/>
            <w:rPrChange w:id="104" w:author="Teixeira, Kristina A." w:date="2021-02-28T12:35:00Z">
              <w:rPr/>
            </w:rPrChange>
          </w:rPr>
          <w:t>Y</w:t>
        </w:r>
      </w:ins>
      <w:r w:rsidRPr="007568A5">
        <w:rPr>
          <w:highlight w:val="yellow"/>
          <w:rPrChange w:id="105" w:author="Teixeira, Kristina A." w:date="2021-02-28T12:35:00Z">
            <w:rPr/>
          </w:rPrChange>
        </w:rPr>
        <w:t>et</w:t>
      </w:r>
      <w:ins w:id="106" w:author="Abigail Ferson" w:date="2021-02-27T23:33:00Z">
        <w:r w:rsidR="00D44BE0" w:rsidRPr="007568A5">
          <w:rPr>
            <w:highlight w:val="yellow"/>
            <w:rPrChange w:id="107" w:author="Teixeira, Kristina A." w:date="2021-02-28T12:35:00Z">
              <w:rPr/>
            </w:rPrChange>
          </w:rPr>
          <w:t>,</w:t>
        </w:r>
      </w:ins>
      <w:r>
        <w:t xml:space="preserve"> measurement and validation of most forest C stocks and fluxes necessarily require</w:t>
      </w:r>
      <w:del w:id="108" w:author="Abigail Ferson" w:date="2021-02-27T09:28:00Z">
        <w:r w:rsidDel="005C1346">
          <w:delText>s</w:delText>
        </w:r>
      </w:del>
      <w:r>
        <w:t xml:space="preserve"> intensive on-the-ground data collection.</w:t>
      </w:r>
    </w:p>
    <w:p w14:paraId="1DF3F0F3" w14:textId="63AA56C1" w:rsidR="00E16356" w:rsidRDefault="00AF1D8C">
      <w:pPr>
        <w:pStyle w:val="BodyText"/>
      </w:pPr>
      <w:r>
        <w:t xml:space="preserve">Alongside these conceptual and methodological developments, there has been a proliferation of measurements across the world’s forests. The result of decades of research on forest C cycling is tens of thousands of records distributed across thousands of scientific articles, varying in data formats, units, measurement methods, </w:t>
      </w:r>
      <w:r w:rsidRPr="00D44BE0">
        <w:rPr>
          <w:rPrChange w:id="109" w:author="Abigail Ferson" w:date="2021-02-27T23:36:00Z">
            <w:rPr>
              <w:i/>
              <w:iCs/>
            </w:rPr>
          </w:rPrChange>
        </w:rPr>
        <w:t>etc</w:t>
      </w:r>
      <w:r>
        <w:rPr>
          <w:i/>
          <w:iCs/>
        </w:rPr>
        <w:t>.</w:t>
      </w:r>
      <w:r>
        <w:t xml:space="preserve"> To address </w:t>
      </w:r>
      <w:ins w:id="110" w:author="Abigail Ferson" w:date="2021-02-27T09:33:00Z">
        <w:r w:rsidR="00902A25">
          <w:t xml:space="preserve">questions at a </w:t>
        </w:r>
      </w:ins>
      <w:r>
        <w:t>global-scale</w:t>
      </w:r>
      <w:del w:id="111" w:author="Abigail Ferson" w:date="2021-02-27T09:33:00Z">
        <w:r w:rsidDel="00902A25">
          <w:delText xml:space="preserve"> questions</w:delText>
        </w:r>
      </w:del>
      <w:r>
        <w:t>, researchers began synthesizing data into increasingly large databases (</w:t>
      </w:r>
      <w:r w:rsidRPr="00625D8F">
        <w:t>e.g</w:t>
      </w:r>
      <w:r>
        <w:t xml:space="preserve">., Lieth 1973, </w:t>
      </w:r>
      <w:proofErr w:type="spellStart"/>
      <w:r>
        <w:t>Luyssaert</w:t>
      </w:r>
      <w:proofErr w:type="spellEnd"/>
      <w:r>
        <w:t xml:space="preserve"> </w:t>
      </w:r>
      <w:r>
        <w:rPr>
          <w:i/>
          <w:iCs/>
        </w:rPr>
        <w:t>et al</w:t>
      </w:r>
      <w:r>
        <w:t xml:space="preserve"> 2007, Bond-</w:t>
      </w:r>
      <w:proofErr w:type="spellStart"/>
      <w:r>
        <w:t>Lamberty</w:t>
      </w:r>
      <w:proofErr w:type="spellEnd"/>
      <w:r>
        <w:t xml:space="preserve"> and Thomson 2010, Anderson-Teixeira </w:t>
      </w:r>
      <w:r>
        <w:rPr>
          <w:i/>
          <w:iCs/>
        </w:rPr>
        <w:t>et al</w:t>
      </w:r>
      <w:r>
        <w:t xml:space="preserve"> 2016, 2018, Cook-Patton </w:t>
      </w:r>
      <w:r>
        <w:rPr>
          <w:i/>
          <w:iCs/>
        </w:rPr>
        <w:t>et al</w:t>
      </w:r>
      <w:r>
        <w:t xml:space="preserve"> 2020). The current largest, most comprehensive database on forest C cycling is </w:t>
      </w:r>
      <w:proofErr w:type="spellStart"/>
      <w:r>
        <w:rPr>
          <w:i/>
          <w:iCs/>
        </w:rPr>
        <w:t>ForC</w:t>
      </w:r>
      <w:proofErr w:type="spellEnd"/>
      <w:r>
        <w:t xml:space="preserve"> (Anderson-Teixeira </w:t>
      </w:r>
      <w:r>
        <w:rPr>
          <w:i/>
          <w:iCs/>
        </w:rPr>
        <w:t>et al</w:t>
      </w:r>
      <w:r>
        <w:t xml:space="preserve"> 2016, 2018), which contains published estimates of forest ecosystem C stocks and annual fluxes (&gt;50 variables), with different variables capturing distinct ecosystem pools (</w:t>
      </w:r>
      <w:r w:rsidRPr="00625D8F">
        <w:t>e.g</w:t>
      </w:r>
      <w:r>
        <w:t>., woody, foliage, and root biomass; dead wood) and flux types (</w:t>
      </w:r>
      <w:r w:rsidRPr="00625D8F">
        <w:t>e.g</w:t>
      </w:r>
      <w:ins w:id="112" w:author="Abigail Ferson" w:date="2021-02-27T09:36:00Z">
        <w:r w:rsidR="00902A25">
          <w:t>.</w:t>
        </w:r>
      </w:ins>
      <w:r>
        <w:t xml:space="preserve">, gross and net primary productivity; soil, root, and ecosystem respiration). These data represent ground-based measurements, and </w:t>
      </w:r>
      <w:proofErr w:type="spellStart"/>
      <w:r>
        <w:rPr>
          <w:i/>
          <w:iCs/>
        </w:rPr>
        <w:t>ForC</w:t>
      </w:r>
      <w:proofErr w:type="spellEnd"/>
      <w:r>
        <w:t xml:space="preserve"> contains associated data required for interpretation (</w:t>
      </w:r>
      <w:r w:rsidRPr="00625D8F">
        <w:rPr>
          <w:rPrChange w:id="113" w:author="Abigail Ferson" w:date="2021-02-27T09:41:00Z">
            <w:rPr>
              <w:i/>
              <w:iCs/>
            </w:rPr>
          </w:rPrChange>
        </w:rPr>
        <w:t>e.g</w:t>
      </w:r>
      <w:r>
        <w:rPr>
          <w:i/>
          <w:iCs/>
        </w:rPr>
        <w:t>.</w:t>
      </w:r>
      <w:r>
        <w:t>, stand history, measurement methods). Since its most recent publication (</w:t>
      </w:r>
      <w:proofErr w:type="spellStart"/>
      <w:r>
        <w:rPr>
          <w:i/>
          <w:iCs/>
        </w:rPr>
        <w:t>ForC</w:t>
      </w:r>
      <w:proofErr w:type="spellEnd"/>
      <w:r>
        <w:rPr>
          <w:i/>
          <w:iCs/>
        </w:rPr>
        <w:t xml:space="preserve"> v2.0-Ecology</w:t>
      </w:r>
      <w:r>
        <w:t xml:space="preserve">, Anderson-Teixeira </w:t>
      </w:r>
      <w:r>
        <w:rPr>
          <w:i/>
          <w:iCs/>
        </w:rPr>
        <w:t>et al</w:t>
      </w:r>
      <w:r>
        <w:t xml:space="preserve"> 2018), </w:t>
      </w:r>
      <w:proofErr w:type="spellStart"/>
      <w:r>
        <w:rPr>
          <w:i/>
          <w:iCs/>
        </w:rPr>
        <w:t>ForC</w:t>
      </w:r>
      <w:proofErr w:type="spellEnd"/>
      <w:r>
        <w:t xml:space="preserve"> has grown 129%, primarily through the incorporation of two additional large databases that also synthesized published forest C data: </w:t>
      </w:r>
      <w:proofErr w:type="gramStart"/>
      <w:r>
        <w:t>the</w:t>
      </w:r>
      <w:proofErr w:type="gramEnd"/>
      <w:r>
        <w:t xml:space="preserve"> Global Soil Respiration Database (SRDB, Bond-</w:t>
      </w:r>
      <w:proofErr w:type="spellStart"/>
      <w:r>
        <w:t>Lamberty</w:t>
      </w:r>
      <w:proofErr w:type="spellEnd"/>
      <w:r>
        <w:t xml:space="preserve"> and Thomson 2010, Jian </w:t>
      </w:r>
      <w:r>
        <w:rPr>
          <w:i/>
          <w:iCs/>
        </w:rPr>
        <w:t>et al</w:t>
      </w:r>
      <w:r>
        <w:t xml:space="preserve"> 2020) and the Global Reforestation Opportunity Assessment database (GROA, Cook-Patton </w:t>
      </w:r>
      <w:r>
        <w:rPr>
          <w:i/>
          <w:iCs/>
        </w:rPr>
        <w:t>et al</w:t>
      </w:r>
      <w:r>
        <w:t xml:space="preserve"> 2020). Following these additions, </w:t>
      </w:r>
      <w:proofErr w:type="spellStart"/>
      <w:r>
        <w:rPr>
          <w:i/>
          <w:iCs/>
        </w:rPr>
        <w:t>ForC</w:t>
      </w:r>
      <w:proofErr w:type="spellEnd"/>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326F6222" w14:textId="77777777" w:rsidR="00E16356" w:rsidRDefault="00AF1D8C">
      <w:pPr>
        <w:pStyle w:val="Heading3"/>
      </w:pPr>
      <w:bookmarkStart w:id="114" w:name="biome-differences"/>
      <w:bookmarkEnd w:id="80"/>
      <w:r>
        <w:t>Biome differences</w:t>
      </w:r>
    </w:p>
    <w:p w14:paraId="7614939B" w14:textId="74A3EDEC" w:rsidR="00E16356" w:rsidRDefault="00AF1D8C">
      <w:pPr>
        <w:pStyle w:val="FirstParagraph"/>
      </w:pPr>
      <w:r>
        <w:t>Forest C cycling varies enormously across biomes, categories that encapsulate major differences in climate and vegetation. The dominant role of climate in shaping global variation among forests has been recognized since the early 19</w:t>
      </w:r>
      <w:r>
        <w:rPr>
          <w:vertAlign w:val="superscript"/>
        </w:rPr>
        <w:t>th</w:t>
      </w:r>
      <w:r>
        <w:t xml:space="preserve"> century (Humboldt and </w:t>
      </w:r>
      <w:proofErr w:type="spellStart"/>
      <w:r>
        <w:lastRenderedPageBreak/>
        <w:t>Bonpland</w:t>
      </w:r>
      <w:proofErr w:type="spellEnd"/>
      <w:r>
        <w:t xml:space="preserve">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w:t>
      </w:r>
      <w:proofErr w:type="spellStart"/>
      <w:r>
        <w:t>piration</w:t>
      </w:r>
      <w:proofErr w:type="spellEnd"/>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(Fig. 1; </w:t>
      </w:r>
      <w:r w:rsidRPr="00625D8F">
        <w:t>e.g</w:t>
      </w:r>
      <w:r>
        <w:t xml:space="preserve">., Lieth 1973, </w:t>
      </w:r>
      <w:proofErr w:type="spellStart"/>
      <w:r>
        <w:t>Luyssaert</w:t>
      </w:r>
      <w:proofErr w:type="spellEnd"/>
      <w:r>
        <w:t xml:space="preserve"> </w:t>
      </w:r>
      <w:r>
        <w:rPr>
          <w:i/>
          <w:iCs/>
        </w:rPr>
        <w:t>et al</w:t>
      </w:r>
      <w:r>
        <w:t xml:space="preserve"> 2007, </w:t>
      </w:r>
      <w:proofErr w:type="spellStart"/>
      <w:r>
        <w:t>Hursh</w:t>
      </w:r>
      <w:proofErr w:type="spellEnd"/>
      <w:r>
        <w:t xml:space="preserve"> </w:t>
      </w:r>
      <w:r>
        <w:rPr>
          <w:i/>
          <w:iCs/>
        </w:rPr>
        <w:t>et al</w:t>
      </w:r>
      <w:r>
        <w:t xml:space="preserve"> 2017, Banbury Morgan </w:t>
      </w:r>
      <w:r>
        <w:rPr>
          <w:i/>
          <w:iCs/>
        </w:rPr>
        <w:t>et al</w:t>
      </w:r>
      <w:r>
        <w:t xml:space="preserve"> in press). C stocks of mature forests show less directional variation (Fig. 1). On average,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w:t>
      </w:r>
      <w:del w:id="115" w:author="Abigail Ferson" w:date="2021-02-27T23:02:00Z">
        <w:r w:rsidDel="004D42D9">
          <w:delText xml:space="preserve">Keith </w:delText>
        </w:r>
        <w:r w:rsidDel="004D42D9">
          <w:rPr>
            <w:i/>
            <w:iCs/>
          </w:rPr>
          <w:delText>et al</w:delText>
        </w:r>
        <w:r w:rsidDel="004D42D9">
          <w:delText xml:space="preserve"> 2009, </w:delText>
        </w:r>
      </w:del>
      <w:r>
        <w:t xml:space="preserve">Smithwick </w:t>
      </w:r>
      <w:r>
        <w:rPr>
          <w:i/>
          <w:iCs/>
        </w:rPr>
        <w:t>et al</w:t>
      </w:r>
      <w:r>
        <w:t xml:space="preserve"> 2002, </w:t>
      </w:r>
      <w:ins w:id="116" w:author="Abigail Ferson" w:date="2021-02-27T23:02:00Z">
        <w:r w:rsidR="004D42D9">
          <w:t xml:space="preserve">Keith </w:t>
        </w:r>
        <w:r w:rsidR="004D42D9">
          <w:rPr>
            <w:i/>
            <w:iCs/>
          </w:rPr>
          <w:t>et al</w:t>
        </w:r>
        <w:r w:rsidR="004D42D9">
          <w:t xml:space="preserve"> 2009, </w:t>
        </w:r>
      </w:ins>
      <w:r>
        <w:t xml:space="preserve">Hu </w:t>
      </w:r>
      <w:r>
        <w:rPr>
          <w:i/>
          <w:iCs/>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respectively, summing to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iCs/>
        </w:rPr>
        <w:t>et al</w:t>
      </w:r>
      <w:r>
        <w:t xml:space="preserve"> 1986, Allen </w:t>
      </w:r>
      <w:r>
        <w:rPr>
          <w:i/>
          <w:iCs/>
        </w:rPr>
        <w:t>et al</w:t>
      </w:r>
      <w:r>
        <w:t xml:space="preserve"> 2002).</w:t>
      </w:r>
    </w:p>
    <w:p w14:paraId="0E6F98AC" w14:textId="06B35C55" w:rsidR="00E16356" w:rsidRDefault="00AF1D8C">
      <w:pPr>
        <w:pStyle w:val="BodyText"/>
      </w:pPr>
      <w:r>
        <w:t xml:space="preserve">Phenomenological analyses relating C stocks and fluxes to climate and other environmental variables have recently been taken to a new level through </w:t>
      </w:r>
      <w:del w:id="117" w:author="Abigail Ferson" w:date="2021-02-27T09:49:00Z">
        <w:r w:rsidDel="00625D8F">
          <w:delText xml:space="preserve">use of </w:delText>
        </w:r>
      </w:del>
      <w:r>
        <w:t>machine-learning algorithms that relate ground-based C cycle data to global maps of environmental covariates (</w:t>
      </w:r>
      <w:r w:rsidRPr="00625D8F">
        <w:t>e.g</w:t>
      </w:r>
      <w:r>
        <w:t xml:space="preserve">., Warner </w:t>
      </w:r>
      <w:r>
        <w:rPr>
          <w:i/>
          <w:iCs/>
        </w:rPr>
        <w:t>et al</w:t>
      </w:r>
      <w:r>
        <w:t xml:space="preserve"> 2019, Cook-Patton </w:t>
      </w:r>
      <w:r>
        <w:rPr>
          <w:i/>
          <w:iCs/>
        </w:rPr>
        <w:t>et al</w:t>
      </w:r>
      <w:r>
        <w:t xml:space="preserve"> 2020). The resulting models enable </w:t>
      </w:r>
      <w:ins w:id="118" w:author="Abigail Ferson" w:date="2021-02-27T09:50:00Z">
        <w:r w:rsidR="00625D8F">
          <w:t xml:space="preserve">the </w:t>
        </w:r>
      </w:ins>
      <w:r>
        <w:t>construction of fine-scale global maps of estimated C cycling variables. This approach can be particularly effective when it integrates satellite measurements that correlate with C cycle variables of interest; for example, solar-induced chlorophyll fluorescence is useful for fine-scale mapping of gross primary productivity (</w:t>
      </w:r>
      <m:oMath>
        <m:r>
          <w:rPr>
            <w:rFonts w:ascii="Cambria Math" w:hAnsi="Cambria Math"/>
          </w:rPr>
          <m:t>GPP</m:t>
        </m:r>
      </m:oMath>
      <w:r>
        <w:t>, Li and Xiao 2019), while L</w:t>
      </w:r>
      <w:proofErr w:type="spellStart"/>
      <w:r>
        <w:t>iDAR</w:t>
      </w:r>
      <w:proofErr w:type="spellEnd"/>
      <w:r>
        <w:t xml:space="preserve">, radar, and optical imagery are being used to model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at regional to global scales (</w:t>
      </w:r>
      <w:r w:rsidRPr="00625D8F">
        <w:t>e.g</w:t>
      </w:r>
      <w:r>
        <w:t xml:space="preserve">., Saatchi </w:t>
      </w:r>
      <w:r>
        <w:rPr>
          <w:i/>
          <w:iCs/>
        </w:rPr>
        <w:t>et al</w:t>
      </w:r>
      <w:r>
        <w:t xml:space="preserve"> 2011, Hu </w:t>
      </w:r>
      <w:r>
        <w:rPr>
          <w:i/>
          <w:iCs/>
        </w:rPr>
        <w:t>et al</w:t>
      </w:r>
      <w:r>
        <w:t xml:space="preserve"> 2016). However, all such analyses are ultimately constrained by the quality and coverage of ground-based estimates of forest C fluxes or stocks to train models (</w:t>
      </w:r>
      <w:r w:rsidRPr="00625D8F">
        <w:t>e.g</w:t>
      </w:r>
      <w:r>
        <w:t xml:space="preserve">., </w:t>
      </w:r>
      <w:proofErr w:type="spellStart"/>
      <w:r>
        <w:t>Schepaschenko</w:t>
      </w:r>
      <w:proofErr w:type="spellEnd"/>
      <w:r>
        <w:t xml:space="preserve"> </w:t>
      </w:r>
      <w:r>
        <w:rPr>
          <w:i/>
          <w:iCs/>
        </w:rPr>
        <w:t>et al</w:t>
      </w:r>
      <w:r>
        <w:t xml:space="preserve"> 2019). While estimates of some variables (</w:t>
      </w:r>
      <w:r w:rsidRPr="00625D8F">
        <w:t>e.g</w:t>
      </w:r>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widely available, many remain poorly characterized (</w:t>
      </w:r>
      <w:r w:rsidRPr="00625D8F">
        <w:t>e.g</w:t>
      </w:r>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even at the coarse resolution of biomes. This is a critical limitation</w:t>
      </w:r>
      <w:del w:id="119" w:author="Abigail Ferson" w:date="2021-02-27T09:51:00Z">
        <w:r w:rsidDel="00064C2B">
          <w:delText xml:space="preserve"> not only</w:delText>
        </w:r>
      </w:del>
      <w:r>
        <w:t xml:space="preserve"> for understanding forest C cycling</w:t>
      </w:r>
      <w:del w:id="120" w:author="Abigail Ferson" w:date="2021-02-27T09:51:00Z">
        <w:r w:rsidDel="00064C2B">
          <w:delText>, but also for</w:delText>
        </w:r>
      </w:del>
      <w:r>
        <w:t xml:space="preserve"> </w:t>
      </w:r>
      <w:ins w:id="121" w:author="Abigail Ferson" w:date="2021-02-27T09:52:00Z">
        <w:r w:rsidR="00064C2B">
          <w:t xml:space="preserve">and </w:t>
        </w:r>
      </w:ins>
      <w:r>
        <w:t>quantifying forest-based climate change mitigation potential across forest biomes or ecozones (</w:t>
      </w:r>
      <w:r w:rsidRPr="00625D8F">
        <w:t>e.g</w:t>
      </w:r>
      <w:r>
        <w:t>., IPCC 2019).</w:t>
      </w:r>
    </w:p>
    <w:p w14:paraId="6A40BF98" w14:textId="77777777" w:rsidR="00E16356" w:rsidRDefault="00AF1D8C">
      <w:pPr>
        <w:pStyle w:val="Heading3"/>
      </w:pPr>
      <w:bookmarkStart w:id="122" w:name="X58cf66163bd0a41d24c6289b560feb22d98e4d0"/>
      <w:bookmarkEnd w:id="114"/>
      <w:r>
        <w:t>Age trends and their variation across biomes</w:t>
      </w:r>
    </w:p>
    <w:p w14:paraId="51032480" w14:textId="7F9420BB" w:rsidR="00E16356" w:rsidRDefault="00AF1D8C">
      <w:pPr>
        <w:pStyle w:val="FirstParagraph"/>
      </w:pPr>
      <w:r>
        <w:t xml:space="preserve">Stand age is another important axis of variation in forest C cycling (Fig. 1). In 1969, E.P. </w:t>
      </w:r>
      <w:proofErr w:type="spellStart"/>
      <w:r>
        <w:t>Odum’s</w:t>
      </w:r>
      <w:proofErr w:type="spellEnd"/>
      <w:r>
        <w:t xml:space="preserve"> “The Strategy of Ecosystem Development” laid out predictions as to how forest energy flows and organic matter stocks vary with stand age (</w:t>
      </w:r>
      <w:proofErr w:type="spellStart"/>
      <w:r>
        <w:t>Odum</w:t>
      </w:r>
      <w:proofErr w:type="spellEnd"/>
      <w:r>
        <w:t xml:space="preserve"> 1969). Although the conceptualization of the C cycle in this paper was simplistic by current standards, the paper was foundational in framing the theory around which research on the subject still revolves (Corman </w:t>
      </w:r>
      <w:r>
        <w:rPr>
          <w:i/>
          <w:iCs/>
        </w:rPr>
        <w:t>et al</w:t>
      </w:r>
      <w:r>
        <w:t xml:space="preserve"> 2019), and the basic framework still holds, albeit with modest modifications (Fig. 1, Anderson-Teixeira </w:t>
      </w:r>
      <w:r>
        <w:rPr>
          <w:i/>
          <w:iCs/>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initially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w:t>
      </w:r>
      <w:r w:rsidRPr="00625D8F">
        <w:t>e.g</w:t>
      </w:r>
      <w:r>
        <w:t xml:space="preserve">., Law </w:t>
      </w:r>
      <w:r>
        <w:rPr>
          <w:i/>
          <w:iCs/>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r>
        <w:t>Amiro</w:t>
      </w:r>
      <w:proofErr w:type="spellEnd"/>
      <w:r>
        <w:t xml:space="preserve"> </w:t>
      </w:r>
      <w:r>
        <w:rPr>
          <w:i/>
          <w:iCs/>
        </w:rPr>
        <w:t>et al</w:t>
      </w:r>
      <w:r>
        <w:t xml:space="preserve"> 2010, </w:t>
      </w:r>
      <w:proofErr w:type="spellStart"/>
      <w:r>
        <w:t>Goulden</w:t>
      </w:r>
      <w:proofErr w:type="spellEnd"/>
      <w:r>
        <w:t xml:space="preserve"> </w:t>
      </w:r>
      <w:r>
        <w:rPr>
          <w:i/>
          <w:iCs/>
        </w:rPr>
        <w:t>et al</w:t>
      </w:r>
      <w:r>
        <w:t xml:space="preserve"> 2011).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iCs/>
        </w:rPr>
        <w:t>et al</w:t>
      </w:r>
      <w:r>
        <w:t xml:space="preserve"> 2007, </w:t>
      </w:r>
      <w:proofErr w:type="spellStart"/>
      <w:r>
        <w:t>Collalti</w:t>
      </w:r>
      <w:proofErr w:type="spellEnd"/>
      <w:r>
        <w:t xml:space="preserve"> </w:t>
      </w:r>
      <w:r>
        <w:rPr>
          <w:i/>
          <w:iCs/>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remains relatively constant with stand age (Law </w:t>
      </w:r>
      <w:r>
        <w:rPr>
          <w:i/>
          <w:iCs/>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r>
        <w:t>Goulden</w:t>
      </w:r>
      <w:proofErr w:type="spellEnd"/>
      <w:r>
        <w:t xml:space="preserve"> </w:t>
      </w:r>
      <w:r>
        <w:rPr>
          <w:i/>
          <w:iCs/>
        </w:rPr>
        <w:t>et al</w:t>
      </w:r>
      <w:r>
        <w:t xml:space="preserve"> 2011), with the result that net </w:t>
      </w:r>
      <w:r>
        <w:lastRenderedPageBreak/>
        <w:t>ecosystem production (</w:t>
      </w:r>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increases to a maximum at intermediate ages, and declines–typically to a small positive value–thereafter (Law </w:t>
      </w:r>
      <w:r>
        <w:rPr>
          <w:i/>
          <w:iCs/>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ins w:id="123" w:author="Abigail Ferson" w:date="2021-02-27T23:03:00Z">
        <w:r w:rsidR="004D42D9">
          <w:t>Luyssaert</w:t>
        </w:r>
        <w:proofErr w:type="spellEnd"/>
        <w:r w:rsidR="004D42D9">
          <w:t xml:space="preserve"> </w:t>
        </w:r>
        <w:r w:rsidR="004D42D9">
          <w:rPr>
            <w:i/>
            <w:iCs/>
          </w:rPr>
          <w:t>et al</w:t>
        </w:r>
        <w:r w:rsidR="004D42D9">
          <w:t xml:space="preserve"> 2008, </w:t>
        </w:r>
      </w:ins>
      <w:proofErr w:type="spellStart"/>
      <w:r>
        <w:t>Amiro</w:t>
      </w:r>
      <w:proofErr w:type="spellEnd"/>
      <w:r>
        <w:t xml:space="preserve"> </w:t>
      </w:r>
      <w:r>
        <w:rPr>
          <w:i/>
          <w:iCs/>
        </w:rPr>
        <w:t>et al</w:t>
      </w:r>
      <w:r>
        <w:t xml:space="preserve"> 2010, </w:t>
      </w:r>
      <w:proofErr w:type="spellStart"/>
      <w:r>
        <w:t>Goulden</w:t>
      </w:r>
      <w:proofErr w:type="spellEnd"/>
      <w:r>
        <w:t xml:space="preserve"> </w:t>
      </w:r>
      <w:r>
        <w:rPr>
          <w:i/>
          <w:iCs/>
        </w:rPr>
        <w:t>et al</w:t>
      </w:r>
      <w:r>
        <w:t xml:space="preserve"> 2011</w:t>
      </w:r>
      <w:del w:id="124" w:author="Abigail Ferson" w:date="2021-02-27T23:03:00Z">
        <w:r w:rsidDel="004D42D9">
          <w:delText xml:space="preserve">, Luyssaert </w:delText>
        </w:r>
        <w:r w:rsidDel="004D42D9">
          <w:rPr>
            <w:i/>
            <w:iCs/>
          </w:rPr>
          <w:delText>et al</w:delText>
        </w:r>
        <w:r w:rsidDel="004D42D9">
          <w:delText xml:space="preserve"> 2008</w:delText>
        </w:r>
      </w:del>
      <w:r>
        <w:t>). The result is that biomass accumulation is rapid in young forests, followed by a slow decline to near zero in old forests (</w:t>
      </w:r>
      <w:r w:rsidRPr="00625D8F">
        <w:t>e.g</w:t>
      </w:r>
      <w:r>
        <w:t xml:space="preserve">., </w:t>
      </w:r>
      <w:proofErr w:type="spellStart"/>
      <w:r>
        <w:t>Lichstein</w:t>
      </w:r>
      <w:proofErr w:type="spellEnd"/>
      <w:r>
        <w:t xml:space="preserve"> </w:t>
      </w:r>
      <w:r>
        <w:rPr>
          <w:i/>
          <w:iCs/>
        </w:rPr>
        <w:t>et al</w:t>
      </w:r>
      <w:r>
        <w:t xml:space="preserve"> 2009, Yang </w:t>
      </w:r>
      <w:r>
        <w:rPr>
          <w:i/>
          <w:iCs/>
        </w:rPr>
        <w:t>et al</w:t>
      </w:r>
      <w:r>
        <w:t xml:space="preserve"> 2011). While these trends have been </w:t>
      </w:r>
      <w:ins w:id="125" w:author="Abigail Ferson" w:date="2021-02-27T10:46:00Z">
        <w:r w:rsidR="00D37E24">
          <w:t xml:space="preserve">the </w:t>
        </w:r>
      </w:ins>
      <w:r>
        <w:t xml:space="preserve">subject of fairly recent qualitative review (Anderson-Teixeira </w:t>
      </w:r>
      <w:r>
        <w:rPr>
          <w:i/>
          <w:iCs/>
        </w:rPr>
        <w:t>et al</w:t>
      </w:r>
      <w:r>
        <w:t xml:space="preserve"> 2013), there is </w:t>
      </w:r>
      <w:ins w:id="126" w:author="Abigail Ferson" w:date="2021-02-27T10:46:00Z">
        <w:r w:rsidR="00D37E24">
          <w:t xml:space="preserve">a </w:t>
        </w:r>
      </w:ins>
      <w:r>
        <w:t>need for a synthetic, quantitative review taking advantage of the greatly expanded data now available.</w:t>
      </w:r>
    </w:p>
    <w:p w14:paraId="009C2D21" w14:textId="77777777" w:rsidR="00E16356" w:rsidRDefault="00AF1D8C">
      <w:pPr>
        <w:pStyle w:val="CaptionedFigure"/>
      </w:pPr>
      <w:r>
        <w:rPr>
          <w:noProof/>
        </w:rPr>
        <w:drawing>
          <wp:inline distT="0" distB="0" distL="0" distR="0" wp14:anchorId="679CFFE9" wp14:editId="7D07789A">
            <wp:extent cx="5971032" cy="3995928"/>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8"/>
                    <a:stretch>
                      <a:fillRect/>
                    </a:stretch>
                  </pic:blipFill>
                  <pic:spPr bwMode="auto">
                    <a:xfrm>
                      <a:off x="0" y="0"/>
                      <a:ext cx="5971032" cy="3995928"/>
                    </a:xfrm>
                    <a:prstGeom prst="rect">
                      <a:avLst/>
                    </a:prstGeom>
                    <a:noFill/>
                    <a:ln w="9525">
                      <a:noFill/>
                      <a:headEnd/>
                      <a:tailEnd/>
                    </a:ln>
                  </pic:spPr>
                </pic:pic>
              </a:graphicData>
            </a:graphic>
          </wp:inline>
        </w:drawing>
      </w:r>
    </w:p>
    <w:p w14:paraId="027BEA50" w14:textId="77777777" w:rsidR="00E16356" w:rsidRDefault="00AF1D8C">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w:t>
      </w:r>
      <w:proofErr w:type="spellStart"/>
      <w:r>
        <w:t>Odum</w:t>
      </w:r>
      <w:proofErr w:type="spellEnd"/>
      <w:r>
        <w:t xml:space="preserve"> (1969), with heavy lines corresponding to those in </w:t>
      </w:r>
      <w:proofErr w:type="spellStart"/>
      <w:r>
        <w:t>Odum’s</w:t>
      </w:r>
      <w:proofErr w:type="spellEnd"/>
      <w:r>
        <w:t xml:space="preserve">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consists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 Dotted lines refer to decomposition of potential ‘legacy’ organic material produced prior to the disturbance and remaining at the site (</w:t>
      </w:r>
      <w:r w:rsidRPr="00395043">
        <w:t>e.g.</w:t>
      </w:r>
      <w:r>
        <w:t xml:space="preserve">, standing and fallen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soil organic matter). Error bars on C stocks plot represent within-biome variability, wherein mean biomass is highest in the tropics, but maximum biomass is highest in temperate regions.</w:t>
      </w:r>
    </w:p>
    <w:p w14:paraId="66D8AFB1" w14:textId="07D4C417" w:rsidR="00E16356" w:rsidRDefault="00AF1D8C">
      <w:pPr>
        <w:pStyle w:val="BodyText"/>
      </w:pPr>
      <w:r>
        <w:t xml:space="preserve">In the past few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accumulation– vary across biomes. Early research on this theme </w:t>
      </w:r>
      <w:r>
        <w:lastRenderedPageBreak/>
        <w:t xml:space="preserve">showed that biomass accumulation rates during secondary succession increase with temperature on a global scale (Johnson </w:t>
      </w:r>
      <w:r>
        <w:rPr>
          <w:i/>
          <w:iCs/>
        </w:rPr>
        <w:t>et al</w:t>
      </w:r>
      <w:r>
        <w:t xml:space="preserve"> 2000, Anderson </w:t>
      </w:r>
      <w:r>
        <w:rPr>
          <w:i/>
          <w:iCs/>
        </w:rPr>
        <w:t>et al</w:t>
      </w:r>
      <w:r>
        <w:t xml:space="preserve"> 2006) and with water availability in the neotropics (</w:t>
      </w:r>
      <w:proofErr w:type="spellStart"/>
      <w:r>
        <w:t>Poorter</w:t>
      </w:r>
      <w:proofErr w:type="spellEnd"/>
      <w:r>
        <w:t xml:space="preserve"> </w:t>
      </w:r>
      <w:r>
        <w:rPr>
          <w:i/>
          <w:iCs/>
        </w:rPr>
        <w:t>et al</w:t>
      </w:r>
      <w:r>
        <w:t xml:space="preserve"> 2016). </w:t>
      </w:r>
      <w:del w:id="127" w:author="Abigail Ferson" w:date="2021-02-27T11:14:00Z">
        <w:r w:rsidDel="00FC1C2C">
          <w:delText xml:space="preserve">Most recently, </w:delText>
        </w:r>
      </w:del>
      <w:r>
        <w:t xml:space="preserve">Cook-Patton </w:t>
      </w:r>
      <w:r>
        <w:rPr>
          <w:i/>
          <w:iCs/>
        </w:rPr>
        <w:t>et al</w:t>
      </w:r>
      <w:r>
        <w:t xml:space="preserve"> (2020) </w:t>
      </w:r>
      <w:ins w:id="128" w:author="Abigail Ferson" w:date="2021-02-27T11:14:00Z">
        <w:r w:rsidR="00FC1C2C">
          <w:t xml:space="preserve">recently </w:t>
        </w:r>
      </w:ins>
      <w:r>
        <w:t>reinforced these earlier findings with a much larger dataset and created a high-resolution global map of estimated potential C accumulation rates. However, there has been little synthesis of cross-biome differences in variables other than biomass and its accumulation rate (</w:t>
      </w:r>
      <w:del w:id="129" w:author="Abigail Ferson" w:date="2021-02-27T11:13:00Z">
        <w:r w:rsidDel="00FC1C2C">
          <w:delText xml:space="preserve">but </w:delText>
        </w:r>
      </w:del>
      <w:r>
        <w:t xml:space="preserve">see Cook-Patton </w:t>
      </w:r>
      <w:r>
        <w:rPr>
          <w:i/>
          <w:iCs/>
        </w:rPr>
        <w:t>et al</w:t>
      </w:r>
      <w:r>
        <w:t xml:space="preserve"> (2020) for </w:t>
      </w:r>
      <m:oMath>
        <m:r>
          <w:rPr>
            <w:rFonts w:ascii="Cambria Math" w:hAnsi="Cambria Math"/>
          </w:rPr>
          <m:t>DW</m:t>
        </m:r>
      </m:oMath>
      <w:r>
        <w:t xml:space="preserve">, </w:t>
      </w:r>
      <m:oMath>
        <m:r>
          <w:rPr>
            <w:rFonts w:ascii="Cambria Math" w:hAnsi="Cambria Math"/>
          </w:rPr>
          <m:t>OL</m:t>
        </m:r>
      </m:oMath>
      <w:r>
        <w:t xml:space="preserve">, and soil C accumulation in young stands). Given the important role of secondary forests in the current and future global C cycle, </w:t>
      </w:r>
      <w:ins w:id="130" w:author="Abigail Ferson" w:date="2021-02-27T11:17:00Z">
        <w:r w:rsidR="00FC1C2C">
          <w:t xml:space="preserve">a </w:t>
        </w:r>
      </w:ins>
      <w:r>
        <w:t xml:space="preserve">concrete understanding of age trends in C fluxes and stocks and how these vary across biomes is critical to better understanding </w:t>
      </w:r>
      <w:del w:id="131" w:author="Abigail Ferson" w:date="2021-02-27T11:16:00Z">
        <w:r w:rsidDel="00FC1C2C">
          <w:delText>of</w:delText>
        </w:r>
      </w:del>
      <w:proofErr w:type="spellStart"/>
      <w:ins w:id="132" w:author="Abigail Ferson" w:date="2021-02-28T00:14:00Z">
        <w:r w:rsidR="00ED192C">
          <w:t>of</w:t>
        </w:r>
      </w:ins>
      <w:del w:id="133" w:author="Abigail Ferson" w:date="2021-02-27T11:16:00Z">
        <w:r w:rsidDel="00FC1C2C">
          <w:delText xml:space="preserve"> </w:delText>
        </w:r>
      </w:del>
      <w:r>
        <w:t>the</w:t>
      </w:r>
      <w:proofErr w:type="spellEnd"/>
      <w:r>
        <w:t xml:space="preserve"> global C cycle. Accurate estimates of C sequestration rates by regrowth forests are also critical for national greenhouse gas accounting under the IPCC framework (IPCC 2019, </w:t>
      </w:r>
      <w:proofErr w:type="spellStart"/>
      <w:r>
        <w:t>Requena</w:t>
      </w:r>
      <w:proofErr w:type="spellEnd"/>
      <w:r>
        <w:t xml:space="preserve"> Suarez </w:t>
      </w:r>
      <w:r>
        <w:rPr>
          <w:i/>
          <w:iCs/>
        </w:rPr>
        <w:t>et al</w:t>
      </w:r>
      <w:r>
        <w:t xml:space="preserve"> 2019) and</w:t>
      </w:r>
      <w:del w:id="134" w:author="Abigail Ferson" w:date="2021-02-27T11:19:00Z">
        <w:r w:rsidDel="00FC1C2C">
          <w:delText xml:space="preserve"> to</w:delText>
        </w:r>
      </w:del>
      <w:r>
        <w:t xml:space="preserve"> quantifying the value of regrowth forests for climate change mitigation (Anderson-Teixeira and </w:t>
      </w:r>
      <w:proofErr w:type="spellStart"/>
      <w:r>
        <w:t>DeLucia</w:t>
      </w:r>
      <w:proofErr w:type="spellEnd"/>
      <w:r>
        <w:t xml:space="preserve"> 2011, Goldstein </w:t>
      </w:r>
      <w:r>
        <w:rPr>
          <w:i/>
          <w:iCs/>
        </w:rPr>
        <w:t>et al</w:t>
      </w:r>
      <w:r>
        <w:t xml:space="preserve"> 2020).</w:t>
      </w:r>
    </w:p>
    <w:p w14:paraId="21D8FA38" w14:textId="123B63EB" w:rsidR="00E16356" w:rsidRDefault="00AF1D8C">
      <w:pPr>
        <w:pStyle w:val="BodyText"/>
      </w:pPr>
      <w:r>
        <w:t xml:space="preserve">Here, we conduct a data-based review of carbon cycling from a stand to global level, and by biome and stand age, using the </w:t>
      </w:r>
      <w:ins w:id="135" w:author="Abigail Ferson" w:date="2021-02-27T11:22:00Z">
        <w:r w:rsidR="00FC1C2C">
          <w:t>most extensive</w:t>
        </w:r>
      </w:ins>
      <w:del w:id="136" w:author="Abigail Ferson" w:date="2021-02-27T11:22:00Z">
        <w:r w:rsidDel="00FC1C2C">
          <w:delText>largest</w:delText>
        </w:r>
      </w:del>
      <w:r>
        <w:t xml:space="preserve"> global compilation of forest carbon data</w:t>
      </w:r>
      <w:del w:id="137" w:author="Abigail Ferson" w:date="2021-02-27T11:22:00Z">
        <w:r w:rsidDel="00FC1C2C">
          <w:delText>, which is</w:delText>
        </w:r>
      </w:del>
      <w:r>
        <w:t xml:space="preserve"> available in our </w:t>
      </w:r>
      <w:proofErr w:type="gramStart"/>
      <w:r>
        <w:t>open source</w:t>
      </w:r>
      <w:proofErr w:type="gramEnd"/>
      <w:r>
        <w:t xml:space="preserve"> Global Carbon Forest database (</w:t>
      </w:r>
      <w:proofErr w:type="spellStart"/>
      <w:r>
        <w:rPr>
          <w:i/>
          <w:iCs/>
        </w:rPr>
        <w:t>ForC</w:t>
      </w:r>
      <w:proofErr w:type="spellEnd"/>
      <w:r>
        <w:t>; Fig. 2). Our goal is to provide a comprehensive synthesis on broad trends in forest C cycling that can serve as a foundation for improved understanding of global forest C cycling and highlight where key sources of uncertainty still reside.</w:t>
      </w:r>
    </w:p>
    <w:p w14:paraId="1C040A91" w14:textId="77777777" w:rsidR="00E16356" w:rsidRDefault="00AF1D8C">
      <w:pPr>
        <w:pStyle w:val="CaptionedFigure"/>
      </w:pPr>
      <w:r>
        <w:rPr>
          <w:noProof/>
        </w:rPr>
        <w:drawing>
          <wp:inline distT="0" distB="0" distL="0" distR="0" wp14:anchorId="19D326C9" wp14:editId="61EDDB6B">
            <wp:extent cx="5971032" cy="3154680"/>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9"/>
                    <a:stretch>
                      <a:fillRect/>
                    </a:stretch>
                  </pic:blipFill>
                  <pic:spPr bwMode="auto">
                    <a:xfrm>
                      <a:off x="0" y="0"/>
                      <a:ext cx="5971032" cy="3154680"/>
                    </a:xfrm>
                    <a:prstGeom prst="rect">
                      <a:avLst/>
                    </a:prstGeom>
                    <a:noFill/>
                    <a:ln w="9525">
                      <a:noFill/>
                      <a:headEnd/>
                      <a:tailEnd/>
                    </a:ln>
                  </pic:spPr>
                </pic:pic>
              </a:graphicData>
            </a:graphic>
          </wp:inline>
        </w:drawing>
      </w:r>
    </w:p>
    <w:p w14:paraId="62161672" w14:textId="77777777" w:rsidR="00E16356" w:rsidRDefault="00AF1D8C">
      <w:pPr>
        <w:pStyle w:val="ImageCaption"/>
      </w:pPr>
      <w:r>
        <w:t>Figure 2 | Map of sites included in this analysis. Symbols are colored according to the number of records at each site. Underlying map shows coverage of evergreen, deciduous, and mixed forests (shading differences; data from Jung et al</w:t>
      </w:r>
      <w:del w:id="138" w:author="Abigail Ferson" w:date="2021-02-27T23:51:00Z">
        <w:r w:rsidDel="005072BE">
          <w:delText>.</w:delText>
        </w:r>
      </w:del>
      <w:r>
        <w:t> 2006) and biomes (color differences). Distribution of sites, plots, and records among biomes is shown in the inset.</w:t>
      </w:r>
    </w:p>
    <w:p w14:paraId="0467EEFB" w14:textId="77777777" w:rsidR="00E16356" w:rsidRDefault="00AF1D8C">
      <w:pPr>
        <w:pStyle w:val="Heading2"/>
      </w:pPr>
      <w:bookmarkStart w:id="139" w:name="methods-design"/>
      <w:bookmarkEnd w:id="28"/>
      <w:bookmarkEnd w:id="122"/>
      <w:r>
        <w:lastRenderedPageBreak/>
        <w:t>Methods/ Design</w:t>
      </w:r>
    </w:p>
    <w:p w14:paraId="2247C550" w14:textId="604C6BB4" w:rsidR="00E16356" w:rsidRDefault="00AF1D8C">
      <w:pPr>
        <w:pStyle w:val="FirstParagraph"/>
      </w:pPr>
      <w:r>
        <w:t xml:space="preserve">This review synthesizes data from the </w:t>
      </w:r>
      <w:proofErr w:type="spellStart"/>
      <w:r>
        <w:rPr>
          <w:i/>
          <w:iCs/>
        </w:rPr>
        <w:t>ForC</w:t>
      </w:r>
      <w:proofErr w:type="spellEnd"/>
      <w:r>
        <w:t xml:space="preserve"> database (Fig. 2, </w:t>
      </w:r>
      <w:hyperlink r:id="rId10">
        <w:r>
          <w:rPr>
            <w:rStyle w:val="Hyperlink"/>
          </w:rPr>
          <w:t>https://github.com/forc-db/ForC</w:t>
        </w:r>
      </w:hyperlink>
      <w:r>
        <w:t xml:space="preserve">, Anderson-Teixeira </w:t>
      </w:r>
      <w:r>
        <w:rPr>
          <w:i/>
          <w:iCs/>
        </w:rPr>
        <w:t>et al</w:t>
      </w:r>
      <w:r>
        <w:t xml:space="preserve"> 2016, 2018). </w:t>
      </w:r>
      <w:proofErr w:type="spellStart"/>
      <w:r>
        <w:rPr>
          <w:i/>
          <w:iCs/>
        </w:rPr>
        <w:t>ForC</w:t>
      </w:r>
      <w:proofErr w:type="spellEnd"/>
      <w:r>
        <w:t xml:space="preserve"> amalgamates numerous intermediary data sets (</w:t>
      </w:r>
      <w:r w:rsidRPr="00625D8F">
        <w:rPr>
          <w:rPrChange w:id="140" w:author="Abigail Ferson" w:date="2021-02-27T09:40:00Z">
            <w:rPr>
              <w:i/>
              <w:iCs/>
            </w:rPr>
          </w:rPrChange>
        </w:rPr>
        <w:t>e.g</w:t>
      </w:r>
      <w:r>
        <w:rPr>
          <w:i/>
          <w:iCs/>
        </w:rPr>
        <w:t>.</w:t>
      </w:r>
      <w:r>
        <w:t xml:space="preserve">, </w:t>
      </w:r>
      <w:proofErr w:type="spellStart"/>
      <w:r>
        <w:t>Luyssaert</w:t>
      </w:r>
      <w:proofErr w:type="spellEnd"/>
      <w:r>
        <w:t xml:space="preserve"> </w:t>
      </w:r>
      <w:r>
        <w:rPr>
          <w:i/>
          <w:iCs/>
        </w:rPr>
        <w:t>et al</w:t>
      </w:r>
      <w:r>
        <w:t xml:space="preserve"> 2007, Bond-</w:t>
      </w:r>
      <w:proofErr w:type="spellStart"/>
      <w:r>
        <w:t>Lamberty</w:t>
      </w:r>
      <w:proofErr w:type="spellEnd"/>
      <w:r>
        <w:t xml:space="preserve"> and Thomson 2010, Cook-Patton </w:t>
      </w:r>
      <w:r>
        <w:rPr>
          <w:i/>
          <w:iCs/>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sidRPr="00625D8F">
        <w:rPr>
          <w:rPrChange w:id="141" w:author="Abigail Ferson" w:date="2021-02-27T09:40:00Z">
            <w:rPr>
              <w:i/>
              <w:iCs/>
            </w:rPr>
          </w:rPrChange>
        </w:rPr>
        <w:t>e.g</w:t>
      </w:r>
      <w:r>
        <w:rPr>
          <w:i/>
          <w:iCs/>
        </w:rPr>
        <w:t>.</w:t>
      </w:r>
      <w:r>
        <w:t xml:space="preserve">, Anderson </w:t>
      </w:r>
      <w:r>
        <w:rPr>
          <w:i/>
          <w:iCs/>
        </w:rPr>
        <w:t>et al</w:t>
      </w:r>
      <w:r>
        <w:t xml:space="preserve"> 2006, Martin </w:t>
      </w:r>
      <w:r>
        <w:rPr>
          <w:i/>
          <w:iCs/>
        </w:rPr>
        <w:t>et al</w:t>
      </w:r>
      <w:r>
        <w:t xml:space="preserve"> 2013, Bonner </w:t>
      </w:r>
      <w:r>
        <w:rPr>
          <w:i/>
          <w:iCs/>
        </w:rPr>
        <w:t>et al</w:t>
      </w:r>
      <w:r>
        <w:t xml:space="preserve"> 2013) and obtaining stand age data when possible (83% of records in </w:t>
      </w:r>
      <w:proofErr w:type="spellStart"/>
      <w:ins w:id="142" w:author="Abigail Ferson" w:date="2021-02-27T23:55:00Z">
        <w:r w:rsidR="005072BE" w:rsidRPr="005072BE">
          <w:rPr>
            <w:i/>
            <w:iCs/>
            <w:rPrChange w:id="143" w:author="Abigail Ferson" w:date="2021-02-27T23:55:00Z">
              <w:rPr/>
            </w:rPrChange>
          </w:rPr>
          <w:t>ForC</w:t>
        </w:r>
        <w:proofErr w:type="spellEnd"/>
        <w:r w:rsidR="005072BE" w:rsidRPr="005072BE">
          <w:rPr>
            <w:i/>
            <w:iCs/>
            <w:rPrChange w:id="144" w:author="Abigail Ferson" w:date="2021-02-27T23:55:00Z">
              <w:rPr/>
            </w:rPrChange>
          </w:rPr>
          <w:t xml:space="preserve"> </w:t>
        </w:r>
      </w:ins>
      <w:r w:rsidRPr="0090042B">
        <w:t>v</w:t>
      </w:r>
      <w:del w:id="145" w:author="Abigail Ferson" w:date="2021-02-27T23:54:00Z">
        <w:r w:rsidRPr="0090042B" w:rsidDel="005072BE">
          <w:delText>.</w:delText>
        </w:r>
      </w:del>
      <w:r w:rsidRPr="0090042B">
        <w:t>2.0</w:t>
      </w:r>
      <w:r w:rsidRPr="005072BE">
        <w:t xml:space="preserve">, </w:t>
      </w:r>
      <w:r>
        <w:t xml:space="preserve">Anderson-Teixeira </w:t>
      </w:r>
      <w:r>
        <w:rPr>
          <w:i/>
          <w:iCs/>
        </w:rPr>
        <w:t>et al</w:t>
      </w:r>
      <w:r>
        <w:t xml:space="preserve"> 2018). Particular attention was given to developing the database for tropical forests (Anderson-Teixeira </w:t>
      </w:r>
      <w:r>
        <w:rPr>
          <w:i/>
          <w:iCs/>
        </w:rPr>
        <w:t>et al</w:t>
      </w:r>
      <w:r>
        <w:t xml:space="preserve"> 2016), </w:t>
      </w:r>
      <w:ins w:id="146" w:author="Abigail Ferson" w:date="2021-02-27T11:31:00Z">
        <w:r w:rsidR="0080727E">
          <w:t>representing</w:t>
        </w:r>
      </w:ins>
      <w:del w:id="147" w:author="Abigail Ferson" w:date="2021-02-27T11:31:00Z">
        <w:r w:rsidDel="0080727E">
          <w:delText>which represented</w:delText>
        </w:r>
      </w:del>
      <w:r>
        <w:t xml:space="preserve"> roughly one-third of records in </w:t>
      </w:r>
      <w:proofErr w:type="spellStart"/>
      <w:r>
        <w:rPr>
          <w:i/>
          <w:iCs/>
        </w:rPr>
        <w:t>ForC</w:t>
      </w:r>
      <w:proofErr w:type="spellEnd"/>
      <w:r>
        <w:t xml:space="preserve"> </w:t>
      </w:r>
      <w:r w:rsidRPr="0090042B">
        <w:t>v2.0</w:t>
      </w:r>
      <w:r>
        <w:t xml:space="preserve"> (Anderson-Teixeira </w:t>
      </w:r>
      <w:r>
        <w:rPr>
          <w:i/>
          <w:iCs/>
        </w:rPr>
        <w:t>et al</w:t>
      </w:r>
      <w:r>
        <w:t xml:space="preserve"> 2018). Since </w:t>
      </w:r>
      <w:ins w:id="148" w:author="Abigail Ferson" w:date="2021-02-27T11:31:00Z">
        <w:r w:rsidR="0080727E">
          <w:t xml:space="preserve">the </w:t>
        </w:r>
      </w:ins>
      <w:r>
        <w:t xml:space="preserve">publication of </w:t>
      </w:r>
      <w:proofErr w:type="spellStart"/>
      <w:r w:rsidRPr="005072BE">
        <w:rPr>
          <w:i/>
          <w:iCs/>
          <w:rPrChange w:id="149" w:author="Abigail Ferson" w:date="2021-02-27T23:55:00Z">
            <w:rPr/>
          </w:rPrChange>
        </w:rPr>
        <w:t>ForC</w:t>
      </w:r>
      <w:proofErr w:type="spellEnd"/>
      <w:r w:rsidRPr="005072BE">
        <w:rPr>
          <w:i/>
          <w:iCs/>
          <w:rPrChange w:id="150" w:author="Abigail Ferson" w:date="2021-02-27T23:55:00Z">
            <w:rPr/>
          </w:rPrChange>
        </w:rPr>
        <w:t xml:space="preserve"> </w:t>
      </w:r>
      <w:r w:rsidRPr="0090042B">
        <w:t>v2.0</w:t>
      </w:r>
      <w:r>
        <w:t xml:space="preserve">, we imported three large additional databases into </w:t>
      </w:r>
      <w:proofErr w:type="spellStart"/>
      <w:r>
        <w:rPr>
          <w:i/>
          <w:iCs/>
        </w:rPr>
        <w:t>ForC</w:t>
      </w:r>
      <w:proofErr w:type="spellEnd"/>
      <w:r>
        <w:t xml:space="preserve"> via a combination of R scripts and manual edits. First, we imported (via R script) the Global Database of Soil Respiration Data</w:t>
      </w:r>
      <w:del w:id="151" w:author="Abigail Ferson" w:date="2021-02-27T23:58:00Z">
        <w:r w:rsidDel="0090042B">
          <w:delText>base</w:delText>
        </w:r>
      </w:del>
      <w:r>
        <w:t xml:space="preserve"> (</w:t>
      </w:r>
      <w:r>
        <w:rPr>
          <w:i/>
          <w:iCs/>
        </w:rPr>
        <w:t>SRDB</w:t>
      </w:r>
      <w:r>
        <w:t xml:space="preserve"> v4, 9488 records, Bond-</w:t>
      </w:r>
      <w:proofErr w:type="spellStart"/>
      <w:r>
        <w:t>Lamberty</w:t>
      </w:r>
      <w:proofErr w:type="spellEnd"/>
      <w:r>
        <w:t xml:space="preserve"> and Thomson 2010), </w:t>
      </w:r>
      <w:del w:id="152" w:author="Abigail Ferson" w:date="2021-02-28T00:18:00Z">
        <w:r w:rsidDel="00224DEA">
          <w:delText xml:space="preserve">and </w:delText>
        </w:r>
      </w:del>
      <w:r>
        <w:t xml:space="preserve">corrections and improvements to </w:t>
      </w:r>
      <w:r>
        <w:rPr>
          <w:i/>
          <w:iCs/>
        </w:rPr>
        <w:t>SRDB</w:t>
      </w:r>
      <w:r>
        <w:t xml:space="preserve"> arising from this process were incorporated in </w:t>
      </w:r>
      <w:r>
        <w:rPr>
          <w:i/>
          <w:iCs/>
        </w:rPr>
        <w:t>SRDB</w:t>
      </w:r>
      <w:r>
        <w:t xml:space="preserve"> v5 (Jian </w:t>
      </w:r>
      <w:r>
        <w:rPr>
          <w:i/>
          <w:iCs/>
        </w:rPr>
        <w:t>et al</w:t>
      </w:r>
      <w:r>
        <w:t xml:space="preserve"> 2020). Second, we imported (via R script) the Global Reforestation Opportunity Assessment database (</w:t>
      </w:r>
      <w:r>
        <w:rPr>
          <w:i/>
          <w:iCs/>
        </w:rPr>
        <w:t>GROA</w:t>
      </w:r>
      <w:r>
        <w:t xml:space="preserve"> v1.0, 10116 records, </w:t>
      </w:r>
      <w:ins w:id="153" w:author="Abigail Ferson" w:date="2021-02-27T23:04:00Z">
        <w:r w:rsidR="004D42D9">
          <w:t xml:space="preserve">Anderson-Teixeira </w:t>
        </w:r>
        <w:r w:rsidR="004D42D9">
          <w:rPr>
            <w:i/>
            <w:iCs/>
          </w:rPr>
          <w:t>et al</w:t>
        </w:r>
        <w:r w:rsidR="004D42D9">
          <w:t xml:space="preserve"> 2020, </w:t>
        </w:r>
      </w:ins>
      <w:r>
        <w:t xml:space="preserve">Cook-Patton </w:t>
      </w:r>
      <w:r>
        <w:rPr>
          <w:i/>
          <w:iCs/>
        </w:rPr>
        <w:t>et al</w:t>
      </w:r>
      <w:r>
        <w:t xml:space="preserve"> 2020</w:t>
      </w:r>
      <w:del w:id="154" w:author="Abigail Ferson" w:date="2021-02-27T23:04:00Z">
        <w:r w:rsidDel="004D42D9">
          <w:delText xml:space="preserve">, Anderson-Teixeira </w:delText>
        </w:r>
        <w:r w:rsidDel="004D42D9">
          <w:rPr>
            <w:i/>
            <w:iCs/>
          </w:rPr>
          <w:delText>et al</w:delText>
        </w:r>
        <w:r w:rsidDel="004D42D9">
          <w:delText xml:space="preserve"> 2020</w:delText>
        </w:r>
      </w:del>
      <w:r>
        <w:t xml:space="preserve">), which itself had drawn on an earlier version of </w:t>
      </w:r>
      <w:proofErr w:type="spellStart"/>
      <w:r>
        <w:rPr>
          <w:i/>
          <w:iCs/>
        </w:rPr>
        <w:t>ForC</w:t>
      </w:r>
      <w:proofErr w:type="spellEnd"/>
      <w:r>
        <w:t xml:space="preserve">. Because all records in </w:t>
      </w:r>
      <w:r>
        <w:rPr>
          <w:i/>
          <w:iCs/>
        </w:rPr>
        <w:t>GROA</w:t>
      </w:r>
      <w:r>
        <w:t xml:space="preserve"> were checked against original publications, these records were given priority over duplicates in </w:t>
      </w:r>
      <w:proofErr w:type="spellStart"/>
      <w:r>
        <w:rPr>
          <w:i/>
          <w:iCs/>
        </w:rPr>
        <w:t>ForC</w:t>
      </w:r>
      <w:proofErr w:type="spellEnd"/>
      <w:r>
        <w:t xml:space="preserve"> (Appendix S1). Third, we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iCs/>
        </w:rPr>
        <w:t>et al</w:t>
      </w:r>
      <w:r>
        <w:t xml:space="preserve"> 2020), treating these records as authoritative when they duplicated earlier records (Appendix S1). We have also added data from individual publications, </w:t>
      </w:r>
      <w:del w:id="155" w:author="Abigail Ferson" w:date="2021-02-27T11:32:00Z">
        <w:r w:rsidDel="0080727E">
          <w:delText xml:space="preserve">with a particular </w:delText>
        </w:r>
      </w:del>
      <w:r>
        <w:t>focus</w:t>
      </w:r>
      <w:ins w:id="156" w:author="Abigail Ferson" w:date="2021-02-27T11:32:00Z">
        <w:r w:rsidR="0080727E">
          <w:t>ing</w:t>
        </w:r>
      </w:ins>
      <w:r>
        <w:t xml:space="preserve"> on productivity (e.g., Taylor </w:t>
      </w:r>
      <w:r>
        <w:rPr>
          <w:i/>
          <w:iCs/>
        </w:rPr>
        <w:t>et al</w:t>
      </w:r>
      <w:r>
        <w:t xml:space="preserve"> 2017), dead wood, and </w:t>
      </w:r>
      <w:proofErr w:type="spellStart"/>
      <w:r>
        <w:t>ForestGEO</w:t>
      </w:r>
      <w:proofErr w:type="spellEnd"/>
      <w:r>
        <w:t xml:space="preserve"> sites (e.g., </w:t>
      </w:r>
      <w:ins w:id="157" w:author="Abigail Ferson" w:date="2021-02-27T23:05:00Z">
        <w:r w:rsidR="004D42D9">
          <w:t xml:space="preserve">Johnson </w:t>
        </w:r>
        <w:r w:rsidR="004D42D9">
          <w:rPr>
            <w:i/>
            <w:iCs/>
          </w:rPr>
          <w:t>et al</w:t>
        </w:r>
        <w:r w:rsidR="004D42D9">
          <w:t xml:space="preserve"> 2018, </w:t>
        </w:r>
      </w:ins>
      <w:r>
        <w:t xml:space="preserve">Lutz </w:t>
      </w:r>
      <w:r>
        <w:rPr>
          <w:i/>
          <w:iCs/>
        </w:rPr>
        <w:t>et al</w:t>
      </w:r>
      <w:r>
        <w:t xml:space="preserve"> 2018</w:t>
      </w:r>
      <w:del w:id="158" w:author="Abigail Ferson" w:date="2021-02-27T23:05:00Z">
        <w:r w:rsidDel="004D42D9">
          <w:delText xml:space="preserve">, Johnson </w:delText>
        </w:r>
        <w:r w:rsidDel="004D42D9">
          <w:rPr>
            <w:i/>
            <w:iCs/>
          </w:rPr>
          <w:delText>et al</w:delText>
        </w:r>
        <w:r w:rsidDel="004D42D9">
          <w:delText xml:space="preserve"> 2018). </w:delText>
        </w:r>
      </w:del>
      <w:r>
        <w:t xml:space="preserve">A record of data sets added to </w:t>
      </w:r>
      <w:proofErr w:type="spellStart"/>
      <w:r>
        <w:rPr>
          <w:i/>
          <w:iCs/>
        </w:rPr>
        <w:t>ForC</w:t>
      </w:r>
      <w:proofErr w:type="spellEnd"/>
      <w:r>
        <w:t xml:space="preserve"> over the course of its development is available at </w:t>
      </w:r>
      <w:hyperlink r:id="rId11">
        <w:r>
          <w:rPr>
            <w:rStyle w:val="Hyperlink"/>
          </w:rPr>
          <w:t>https://github.com/forc-db/ForC/blob/master/database_management_records/ForC_data_additions_log.csv</w:t>
        </w:r>
      </w:hyperlink>
      <w:r>
        <w:t xml:space="preserve">. The database version used for this analysis has been tagged as a new release on </w:t>
      </w:r>
      <w:proofErr w:type="spellStart"/>
      <w:r>
        <w:t>Github</w:t>
      </w:r>
      <w:proofErr w:type="spellEnd"/>
      <w:r>
        <w:t xml:space="preserve"> (v3.0) and assigned a DOI through </w:t>
      </w:r>
      <w:proofErr w:type="spellStart"/>
      <w:r>
        <w:t>Zenodo</w:t>
      </w:r>
      <w:proofErr w:type="spellEnd"/>
      <w:r>
        <w:t xml:space="preserve"> (DOI: TBD).</w:t>
      </w:r>
    </w:p>
    <w:p w14:paraId="36695565" w14:textId="3FC41D40" w:rsidR="00E16356" w:rsidRDefault="00AF1D8C">
      <w:pPr>
        <w:pStyle w:val="BodyText"/>
      </w:pPr>
      <w:r>
        <w:t>All measurements originally expressed in units of dry organic matter (</w:t>
      </w:r>
      <m:oMath>
        <m:r>
          <w:rPr>
            <w:rFonts w:ascii="Cambria Math" w:hAnsi="Cambria Math"/>
          </w:rPr>
          <m:t>OM</m:t>
        </m:r>
      </m:oMath>
      <w:r>
        <w:t xml:space="preserve">) were converted to units of C using the IPCC default of </w:t>
      </w:r>
      <m:oMath>
        <m:r>
          <w:rPr>
            <w:rFonts w:ascii="Cambria Math" w:hAnsi="Cambria Math"/>
          </w:rPr>
          <m:t>C</m:t>
        </m:r>
        <m:r>
          <m:rPr>
            <m:sty m:val="p"/>
          </m:rPr>
          <w:rPr>
            <w:rFonts w:ascii="Cambria Math" w:hAnsi="Cambria Math"/>
          </w:rPr>
          <m:t>=</m:t>
        </m:r>
        <m:r>
          <w:rPr>
            <w:rFonts w:ascii="Cambria Math" w:hAnsi="Cambria Math"/>
          </w:rPr>
          <m:t>0.47</m:t>
        </m:r>
        <m:r>
          <m:rPr>
            <m:sty m:val="p"/>
          </m:rPr>
          <w:rPr>
            <w:rFonts w:ascii="Cambria Math" w:hAnsi="Cambria Math"/>
          </w:rPr>
          <m:t>*</m:t>
        </m:r>
        <m:r>
          <w:rPr>
            <w:rFonts w:ascii="Cambria Math" w:hAnsi="Cambria Math"/>
          </w:rPr>
          <m:t>OM</m:t>
        </m:r>
      </m:oMath>
      <w:r>
        <w:t xml:space="preserve"> (IPCC 2018). Duplicate or otherwise conflicting records were purged as described in Appendix S1, resulting in a total of 22265 records (56% size of total database). Records were filtered to remove plots that had undergone significant anthropogenic managem</w:t>
      </w:r>
      <w:proofErr w:type="spellStart"/>
      <w:r>
        <w:t>ent</w:t>
      </w:r>
      <w:proofErr w:type="spellEnd"/>
      <w:r>
        <w:t xml:space="preserve"> or major disturbance since the most recent stand initiation event. Specifically, we removed plots with any record of managements manipulating CO</w:t>
      </w:r>
      <w:r>
        <w:rPr>
          <w:vertAlign w:val="subscript"/>
        </w:rPr>
        <w:t>2</w:t>
      </w:r>
      <w:r>
        <w:t xml:space="preserve">, temperature, hydrology, nutrients, or biota, as well as any plots whose site or plot name contained the terms “plantation,” “planted,” “managed,” “irrigated,” or “fertilized” (13.9% of duplicate-purged records). We also removed stands that had undergone any notable anthropogenic thinning or partial harvest (5.6% of duplicate-purged records). We retained sites that were grazed or had undergone low severity natural disturbances (&lt;10% mortality) including droughts, major storms, fires, and floods. We removed all plots for which no stand history information had been retrieved </w:t>
      </w:r>
      <w:r>
        <w:lastRenderedPageBreak/>
        <w:t>(5.7% of duplicate-purged records). In total, this resulted in 17349 records (43.6% of the records in the database) being eligible for inclusion in the analysis.</w:t>
      </w:r>
    </w:p>
    <w:p w14:paraId="01FDDA8A" w14:textId="5A092DC9" w:rsidR="00E16356" w:rsidRDefault="00AF1D8C">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branches). We did not analyze soil carbon, which is not a focus of the </w:t>
      </w:r>
      <w:proofErr w:type="spellStart"/>
      <w:r>
        <w:rPr>
          <w:i/>
          <w:iCs/>
        </w:rPr>
        <w:t>ForC</w:t>
      </w:r>
      <w:proofErr w:type="spellEnd"/>
      <w:r>
        <w:t xml:space="preserve"> database. Note that two flux variables, aboveground heterotrop</w:t>
      </w:r>
      <w:ins w:id="159" w:author="Abigail Ferson" w:date="2021-02-27T11:43:00Z">
        <w:r w:rsidR="00560B62">
          <w:t>h</w:t>
        </w:r>
      </w:ins>
      <w:r>
        <w:t>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ag</m:t>
            </m:r>
          </m:sub>
        </m:sSub>
      </m:oMath>
      <w:r>
        <w:t>) and total heterotrop</w:t>
      </w:r>
      <w:ins w:id="160" w:author="Abigail Ferson" w:date="2021-02-27T11:44:00Z">
        <w:r w:rsidR="00540D22">
          <w:t>h</w:t>
        </w:r>
      </w:ins>
      <w:r>
        <w:t>ic respiration (</w:t>
      </w:r>
      <m:oMath>
        <m:sSub>
          <m:sSubPr>
            <m:ctrlPr>
              <w:rPr>
                <w:rFonts w:ascii="Cambria Math" w:hAnsi="Cambria Math"/>
              </w:rPr>
            </m:ctrlPr>
          </m:sSubPr>
          <m:e>
            <m:r>
              <w:rPr>
                <w:rFonts w:ascii="Cambria Math" w:hAnsi="Cambria Math"/>
              </w:rPr>
              <m:t>R</m:t>
            </m:r>
          </m:e>
          <m:sub>
            <m:r>
              <w:rPr>
                <w:rFonts w:ascii="Cambria Math" w:hAnsi="Cambria Math"/>
              </w:rPr>
              <m:t>het</m:t>
            </m:r>
          </m:sub>
        </m:sSub>
      </m:oMath>
      <w:r>
        <w:t xml:space="preserve">), were included for conceptual completeness but had no records in </w:t>
      </w:r>
      <w:proofErr w:type="spellStart"/>
      <w:r>
        <w:rPr>
          <w:i/>
          <w:iCs/>
        </w:rPr>
        <w:t>ForC</w:t>
      </w:r>
      <w:proofErr w:type="spellEnd"/>
      <w:r>
        <w:t xml:space="preserve"> (Table 1). Records for our focal variables represented 90.3% of the total records eligible for inclusion. For this analysis, we combined some</w:t>
      </w:r>
      <w:del w:id="161" w:author="Abigail Ferson" w:date="2021-02-28T00:24:00Z">
        <w:r w:rsidDel="00D816B5">
          <w:delText xml:space="preserve"> of ForC’s</w:delText>
        </w:r>
      </w:del>
      <w:r>
        <w:t xml:space="preserve"> specific variables</w:t>
      </w:r>
      <w:ins w:id="162" w:author="Abigail Ferson" w:date="2021-02-28T00:24:00Z">
        <w:r w:rsidR="00D816B5">
          <w:t xml:space="preserve"> from </w:t>
        </w:r>
        <w:proofErr w:type="spellStart"/>
        <w:r w:rsidR="00D816B5">
          <w:rPr>
            <w:i/>
            <w:iCs/>
          </w:rPr>
          <w:t>For</w:t>
        </w:r>
      </w:ins>
      <w:ins w:id="163" w:author="Abigail Ferson" w:date="2021-02-28T00:25:00Z">
        <w:r w:rsidR="00D816B5">
          <w:rPr>
            <w:i/>
            <w:iCs/>
          </w:rPr>
          <w:t>C</w:t>
        </w:r>
      </w:ins>
      <w:proofErr w:type="spellEnd"/>
      <w:r>
        <w:t xml:space="preserve"> into more broadly defined variables. Specifically, net ecosystem exchange (measured by eddy-covariance, </w:t>
      </w:r>
      <w:proofErr w:type="spellStart"/>
      <w:r>
        <w:t>Baldocchi</w:t>
      </w:r>
      <w:proofErr w:type="spellEnd"/>
      <w:r>
        <w:t xml:space="preserve"> </w:t>
      </w:r>
      <w:r>
        <w:rPr>
          <w:i/>
          <w:iCs/>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we combined ForC variables specifying inclusion or exclusion of minor components (</w:t>
      </w:r>
      <w:r w:rsidRPr="00625D8F">
        <w:rPr>
          <w:rPrChange w:id="164" w:author="Abigail Ferson" w:date="2021-02-27T09:40:00Z">
            <w:rPr>
              <w:i/>
              <w:iCs/>
            </w:rPr>
          </w:rPrChange>
        </w:rPr>
        <w:t>e.g</w:t>
      </w:r>
      <w:r>
        <w:rPr>
          <w:i/>
          <w:iCs/>
        </w:rPr>
        <w:t>.</w:t>
      </w:r>
      <w:r>
        <w:t xml:space="preserve">, measurements including or excluding fruit production, flower production, and herbivory). Throughout </w:t>
      </w:r>
      <w:proofErr w:type="spellStart"/>
      <w:r>
        <w:t>ForC</w:t>
      </w:r>
      <w:proofErr w:type="spellEnd"/>
      <w:r>
        <w:t>, for all measurements drawing from tree census data (</w:t>
      </w:r>
      <w:r w:rsidRPr="00625D8F">
        <w:rPr>
          <w:rPrChange w:id="165" w:author="Abigail Ferson" w:date="2021-02-27T09:40:00Z">
            <w:rPr>
              <w:i/>
              <w:iCs/>
            </w:rPr>
          </w:rPrChange>
        </w:rPr>
        <w:t>e.g</w:t>
      </w:r>
      <w:r>
        <w:rPr>
          <w:i/>
          <w:iCs/>
        </w:rPr>
        <w:t>.</w:t>
      </w:r>
      <w:r>
        <w:t>, biomass, productivity), trees were censused down to a minimum diameter breast height (DBH) threshold of 10 cm or less. All records were</w:t>
      </w:r>
      <w:del w:id="166" w:author="Abigail Ferson" w:date="2021-02-27T11:54:00Z">
        <w:r w:rsidDel="00376DEE">
          <w:delText xml:space="preserve"> based on</w:delText>
        </w:r>
      </w:del>
      <w:r>
        <w:t xml:space="preserve"> ground-based field measurements.</w:t>
      </w:r>
    </w:p>
    <w:p w14:paraId="02B58141" w14:textId="27B2B70D" w:rsidR="00E16356" w:rsidRDefault="00AF1D8C">
      <w:pPr>
        <w:pStyle w:val="BodyText"/>
      </w:pPr>
      <w:r>
        <w:t xml:space="preserve">We grouped forests into four broad biome types (tropical broadleaf, temperate broadleaf, temperate needleleaf, and boreal needleleaf) and two age classifications (young and mature). The </w:t>
      </w:r>
      <w:ins w:id="167" w:author="Abigail Ferson" w:date="2021-02-27T12:10:00Z">
        <w:r w:rsidR="000B7243">
          <w:t xml:space="preserve">biomes are defined (Fig, 2) by </w:t>
        </w:r>
      </w:ins>
      <w:r>
        <w:t>climate componen</w:t>
      </w:r>
      <w:ins w:id="168" w:author="Abigail Ferson" w:date="2021-02-27T12:11:00Z">
        <w:r w:rsidR="000B7243">
          <w:t>ts</w:t>
        </w:r>
      </w:ins>
      <w:del w:id="169" w:author="Abigail Ferson" w:date="2021-02-27T12:10:00Z">
        <w:r w:rsidDel="000B7243">
          <w:delText xml:space="preserve">t of </w:delText>
        </w:r>
      </w:del>
      <w:del w:id="170" w:author="Abigail Ferson" w:date="2021-02-27T12:05:00Z">
        <w:r w:rsidDel="000B7243">
          <w:delText xml:space="preserve">the </w:delText>
        </w:r>
      </w:del>
      <w:del w:id="171" w:author="Abigail Ferson" w:date="2021-02-27T12:10:00Z">
        <w:r w:rsidDel="000B7243">
          <w:delText>biome definitions (Fig. 2) was</w:delText>
        </w:r>
      </w:del>
      <w:r>
        <w:t xml:space="preserve"> based on site geographic coordinates according to </w:t>
      </w:r>
      <w:proofErr w:type="spellStart"/>
      <w:r>
        <w:t>Köppen</w:t>
      </w:r>
      <w:proofErr w:type="spellEnd"/>
      <w:r>
        <w:t xml:space="preserve">-Geiger zones (Rubel and </w:t>
      </w:r>
      <w:proofErr w:type="spellStart"/>
      <w:r>
        <w:t>Kottek</w:t>
      </w:r>
      <w:proofErr w:type="spellEnd"/>
      <w:r>
        <w:t xml:space="preserve"> 2010). We defined the tropical biome as including all equatorial (A) zones, </w:t>
      </w:r>
      <w:ins w:id="172" w:author="Abigail Ferson" w:date="2021-02-27T12:13:00Z">
        <w:r w:rsidR="000B7243">
          <w:t xml:space="preserve">the </w:t>
        </w:r>
      </w:ins>
      <w:r>
        <w:t>temperate biome</w:t>
      </w:r>
      <w:del w:id="173" w:author="Abigail Ferson" w:date="2021-02-27T12:13:00Z">
        <w:r w:rsidDel="000B7243">
          <w:delText>s</w:delText>
        </w:r>
      </w:del>
      <w:r>
        <w:t xml:space="preserve"> as including all warm temperate (C) zones and warmer snow climates (</w:t>
      </w:r>
      <w:proofErr w:type="spellStart"/>
      <w:r>
        <w:t>Dsa</w:t>
      </w:r>
      <w:proofErr w:type="spellEnd"/>
      <w:r>
        <w:t xml:space="preserve">, </w:t>
      </w:r>
      <w:proofErr w:type="spellStart"/>
      <w:r>
        <w:t>Dsb</w:t>
      </w:r>
      <w:proofErr w:type="spellEnd"/>
      <w:r>
        <w:t xml:space="preserve">, </w:t>
      </w:r>
      <w:proofErr w:type="spellStart"/>
      <w:r>
        <w:t>Dwa</w:t>
      </w:r>
      <w:proofErr w:type="spellEnd"/>
      <w:r>
        <w:t xml:space="preserve">, </w:t>
      </w:r>
      <w:proofErr w:type="spellStart"/>
      <w:r>
        <w:t>Dwb</w:t>
      </w:r>
      <w:proofErr w:type="spellEnd"/>
      <w:r>
        <w:t xml:space="preserve">, </w:t>
      </w:r>
      <w:proofErr w:type="spellStart"/>
      <w:r>
        <w:t>Dfa</w:t>
      </w:r>
      <w:proofErr w:type="spellEnd"/>
      <w:r>
        <w:t xml:space="preserve">, and </w:t>
      </w:r>
      <w:proofErr w:type="spellStart"/>
      <w:r>
        <w:t>Dfb</w:t>
      </w:r>
      <w:proofErr w:type="spellEnd"/>
      <w:r>
        <w:t>), and the boreal biome as including the colder snow climates (</w:t>
      </w:r>
      <w:proofErr w:type="spellStart"/>
      <w:r>
        <w:t>Dsc</w:t>
      </w:r>
      <w:proofErr w:type="spellEnd"/>
      <w:r>
        <w:t xml:space="preserve">, </w:t>
      </w:r>
      <w:proofErr w:type="spellStart"/>
      <w:r>
        <w:t>Dsd</w:t>
      </w:r>
      <w:proofErr w:type="spellEnd"/>
      <w:r>
        <w:t xml:space="preserve">, </w:t>
      </w:r>
      <w:proofErr w:type="spellStart"/>
      <w:r>
        <w:t>Dwc</w:t>
      </w:r>
      <w:proofErr w:type="spellEnd"/>
      <w:r>
        <w:t xml:space="preserve">, </w:t>
      </w:r>
      <w:proofErr w:type="spellStart"/>
      <w:r>
        <w:t>Dwd</w:t>
      </w:r>
      <w:proofErr w:type="spellEnd"/>
      <w:r>
        <w:t xml:space="preserve">, </w:t>
      </w:r>
      <w:proofErr w:type="spellStart"/>
      <w:r>
        <w:t>Dfc</w:t>
      </w:r>
      <w:proofErr w:type="spellEnd"/>
      <w:r>
        <w:t xml:space="preserve">, and </w:t>
      </w:r>
      <w:proofErr w:type="spellStart"/>
      <w:r>
        <w:t>Dfd</w:t>
      </w:r>
      <w:proofErr w:type="spellEnd"/>
      <w:r>
        <w:t xml:space="preserve">). Forests in dry (B) and polar (E) </w:t>
      </w:r>
      <w:proofErr w:type="spellStart"/>
      <w:r>
        <w:t>Köppen</w:t>
      </w:r>
      <w:proofErr w:type="spellEnd"/>
      <w:r>
        <w:t xml:space="preserve">-Geiger zones were excluded from the analysis. We distinguished broadleaf and needleleaf forests based on descriptions in original publications (prioritized) or values extracted from a global map based on satellite observations (SYNMAP, Jung </w:t>
      </w:r>
      <w:r>
        <w:rPr>
          <w:i/>
          <w:iCs/>
        </w:rPr>
        <w:t>et al</w:t>
      </w:r>
      <w:r>
        <w:t xml:space="preserve"> 2006). For young tropical forests imported from </w:t>
      </w:r>
      <w:r>
        <w:rPr>
          <w:i/>
          <w:iCs/>
        </w:rPr>
        <w:t>GROA</w:t>
      </w:r>
      <w:r>
        <w:t xml:space="preserve"> but not yet classified by leaf type, we assumed that all were broadleaf, consistent with the rarity of naturally regenerating needleleaf forests in the tropics. We classified forests as “young” if stand age was less than 100 years, or “mature” if stand age was older or if they were described as “mature,” “old growth,” “intact,” or “undisturbed” in the original publication. Assigning stands to these groupings required </w:t>
      </w:r>
      <w:ins w:id="174" w:author="Abigail Ferson" w:date="2021-02-27T12:19:00Z">
        <w:r w:rsidR="001A1010">
          <w:t>excluding</w:t>
        </w:r>
      </w:ins>
      <w:del w:id="175" w:author="Abigail Ferson" w:date="2021-02-27T12:16:00Z">
        <w:r w:rsidDel="001A1010">
          <w:delText>the exclusi</w:delText>
        </w:r>
      </w:del>
      <w:del w:id="176" w:author="Abigail Ferson" w:date="2021-02-27T12:15:00Z">
        <w:r w:rsidDel="001A1010">
          <w:delText>on of</w:delText>
        </w:r>
      </w:del>
      <w:r>
        <w:t xml:space="preserve"> records for which </w:t>
      </w:r>
      <w:proofErr w:type="spellStart"/>
      <w:r>
        <w:rPr>
          <w:i/>
          <w:iCs/>
        </w:rPr>
        <w:t>ForC</w:t>
      </w:r>
      <w:proofErr w:type="spellEnd"/>
      <w:r>
        <w:t xml:space="preserve"> lacked geographic coordinates (0.4% of sites in </w:t>
      </w:r>
      <w:ins w:id="177" w:author="Abigail Ferson" w:date="2021-02-27T12:19:00Z">
        <w:r w:rsidR="001A1010">
          <w:t xml:space="preserve">the </w:t>
        </w:r>
      </w:ins>
      <w:r>
        <w:t>full database) or records of stand age or forest maturity (5.7% of records in</w:t>
      </w:r>
      <w:ins w:id="178" w:author="Abigail Ferson" w:date="2021-02-27T12:19:00Z">
        <w:r w:rsidR="001A1010">
          <w:t xml:space="preserve"> the</w:t>
        </w:r>
      </w:ins>
      <w:r>
        <w:t xml:space="preserve"> full database). We also excluded records of stand age = 0 year</w:t>
      </w:r>
      <w:ins w:id="179" w:author="Abigail Ferson" w:date="2021-02-27T12:19:00Z">
        <w:r w:rsidR="001A1010">
          <w:t>s</w:t>
        </w:r>
      </w:ins>
      <w:r>
        <w:t xml:space="preserve"> (0.8% of records in </w:t>
      </w:r>
      <w:ins w:id="180" w:author="Abigail Ferson" w:date="2021-02-27T12:19:00Z">
        <w:r w:rsidR="001A1010">
          <w:t xml:space="preserve">the </w:t>
        </w:r>
      </w:ins>
      <w:r>
        <w:t>full database). In total, our analysis retained 11</w:t>
      </w:r>
      <w:ins w:id="181" w:author="Abigail Ferson" w:date="2021-02-28T00:29:00Z">
        <w:r w:rsidR="00CA7449">
          <w:t>,</w:t>
        </w:r>
      </w:ins>
      <w:r>
        <w:t xml:space="preserve">923 records. Numbers of records by biome and age class are </w:t>
      </w:r>
      <w:ins w:id="182" w:author="Abigail Ferson" w:date="2021-02-27T12:20:00Z">
        <w:r w:rsidR="001A1010">
          <w:t>provided</w:t>
        </w:r>
      </w:ins>
      <w:del w:id="183" w:author="Abigail Ferson" w:date="2021-02-27T12:20:00Z">
        <w:r w:rsidDel="001A1010">
          <w:delText>given</w:delText>
        </w:r>
      </w:del>
      <w:r>
        <w:t xml:space="preserve"> in Table S1.</w:t>
      </w:r>
    </w:p>
    <w:p w14:paraId="082C5909" w14:textId="579D5681" w:rsidR="00E16356" w:rsidRDefault="00AF1D8C">
      <w:pPr>
        <w:pStyle w:val="BodyText"/>
      </w:pPr>
      <w:r>
        <w:t xml:space="preserve">We calculated </w:t>
      </w:r>
      <w:ins w:id="184" w:author="Abigail Ferson" w:date="2021-02-27T12:22:00Z">
        <w:r w:rsidR="001A1010">
          <w:t xml:space="preserve">the </w:t>
        </w:r>
      </w:ins>
      <w:r>
        <w:t xml:space="preserve">means and standard deviations of each mature forest C cycle variable by biome over geographically distinct areas to produce biome-specific schematics. We first averaged any repeated measurements within a plot. To avoid pseudo-replication, we then </w:t>
      </w:r>
      <w:r>
        <w:lastRenderedPageBreak/>
        <w:t>averaged multiple measurements within geographically distinct areas, defined as plots clustered within 25 km of one another (</w:t>
      </w:r>
      <w:proofErr w:type="spellStart"/>
      <w:r>
        <w:rPr>
          <w:i/>
          <w:iCs/>
        </w:rPr>
        <w:t>sensu</w:t>
      </w:r>
      <w:proofErr w:type="spellEnd"/>
      <w:r>
        <w:t xml:space="preserve"> Anderson-Teixeira </w:t>
      </w:r>
      <w:r>
        <w:rPr>
          <w:i/>
          <w:iCs/>
        </w:rPr>
        <w:t>et al</w:t>
      </w:r>
      <w:r>
        <w:t xml:space="preserve"> 2018), weighting by area sampled if available for all records. Finally, we took means and standard deviations over geographic areas.</w:t>
      </w:r>
    </w:p>
    <w:p w14:paraId="28605E25" w14:textId="07ABF211" w:rsidR="00E16356" w:rsidRDefault="00AF1D8C">
      <w:pPr>
        <w:pStyle w:val="BodyText"/>
      </w:pPr>
      <w:r>
        <w:t>We tested whether the C budgets described above “closed”</w:t>
      </w:r>
      <w:del w:id="185" w:author="Abigail Ferson" w:date="2021-02-28T00:31:00Z">
        <w:r w:rsidDel="00CF69B3">
          <w:delText>–</w:delText>
        </w:r>
      </w:del>
      <w:ins w:id="186" w:author="Abigail Ferson" w:date="2021-02-28T00:31:00Z">
        <w:r w:rsidR="00CF69B3">
          <w:t>(</w:t>
        </w:r>
      </w:ins>
      <w:r w:rsidRPr="00F02845">
        <w:rPr>
          <w:rPrChange w:id="187" w:author="Abigail Ferson" w:date="2021-02-27T13:06:00Z">
            <w:rPr>
              <w:i/>
              <w:iCs/>
            </w:rPr>
          </w:rPrChange>
        </w:rPr>
        <w:t>i.e</w:t>
      </w:r>
      <w:r>
        <w:rPr>
          <w:i/>
          <w:iCs/>
        </w:rPr>
        <w:t>.</w:t>
      </w:r>
      <w:r>
        <w:t>, whether they were internally consistent</w:t>
      </w:r>
      <w:ins w:id="188" w:author="Abigail Ferson" w:date="2021-02-28T00:31:00Z">
        <w:r w:rsidR="00CF69B3">
          <w:t>)</w:t>
        </w:r>
      </w:ins>
      <w:r>
        <w:t>. Specifically, we first defined relationships among variables</w:t>
      </w:r>
      <w:del w:id="189" w:author="Abigail Ferson" w:date="2021-02-27T12:27:00Z">
        <w:r w:rsidDel="00CE5946">
          <w:delText xml:space="preserve">: for example, </w:delText>
        </w:r>
      </w:del>
      <w:ins w:id="190" w:author="Abigail Ferson" w:date="2021-02-27T12:27:00Z">
        <w:r w:rsidR="00CE5946">
          <w:t xml:space="preserve">(e.g., </w:t>
        </w:r>
      </w:ins>
      <m:oMath>
        <m:r>
          <w:rPr>
            <w:rFonts w:ascii="Cambria Math" w:hAnsi="Cambria Math"/>
          </w:rPr>
          <m:t>NEP</m:t>
        </m:r>
        <m:r>
          <m:rPr>
            <m:sty m:val="p"/>
          </m:rPr>
          <w:rPr>
            <w:rFonts w:ascii="Cambria Math" w:hAnsi="Cambria Math"/>
          </w:rPr>
          <m:t>=</m:t>
        </m:r>
        <m:r>
          <w:rPr>
            <w:rFonts w:ascii="Cambria Math" w:hAnsi="Cambria Math"/>
          </w:rPr>
          <m:t>GPP</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m:t>
        </m:r>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r>
          <m:rPr>
            <m:sty m:val="p"/>
          </m:rPr>
          <w:rPr>
            <w:rFonts w:ascii="Cambria Math" w:hAnsi="Cambria Math"/>
          </w:rPr>
          <m:t>+</m:t>
        </m:r>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w:t>
      </w:r>
      <w:ins w:id="191" w:author="Abigail Ferson" w:date="2021-02-28T00:32:00Z">
        <w:r w:rsidR="00CF69B3">
          <w:t>,</w:t>
        </w:r>
      </w:ins>
      <w:del w:id="192" w:author="Abigail Ferson" w:date="2021-02-27T12:27:00Z">
        <w:r w:rsidDel="00CE5946">
          <w:delText>,</w:delText>
        </w:r>
      </w:del>
      <w:r>
        <w:t xml:space="preserve"> and those that are summed as “component” fluxes or stocks, noting that the same variable can take both aggregate and component positions in different relationships. We considered the C budget for a given relationship “closed” when the means of component variables summed to within one standard deviation of the mean of the aggregate variable.</w:t>
      </w:r>
    </w:p>
    <w:p w14:paraId="14088648" w14:textId="47F42F61" w:rsidR="00E16356" w:rsidRDefault="00AF1D8C">
      <w:pPr>
        <w:pStyle w:val="BodyText"/>
      </w:pPr>
      <w:r>
        <w:t>To test for differences across mature forest biomes, we also examined how stand age impacted fluxes and stocks, employing a mixed effects model (‘</w:t>
      </w:r>
      <w:proofErr w:type="spellStart"/>
      <w:r>
        <w:t>lmer</w:t>
      </w:r>
      <w:proofErr w:type="spellEnd"/>
      <w:r>
        <w:t xml:space="preserve">’ function in ‘lme4’ R package, Bates </w:t>
      </w:r>
      <w:r>
        <w:rPr>
          <w:i/>
          <w:iCs/>
        </w:rPr>
        <w:t>et al</w:t>
      </w:r>
      <w:r>
        <w:t xml:space="preserve"> 2015) with biome as fixed effect and plot nested within geographic</w:t>
      </w:r>
      <w:ins w:id="193" w:author="Abigail Ferson" w:date="2021-02-27T12:30:00Z">
        <w:r w:rsidR="00CE5946">
          <w:t xml:space="preserve"> </w:t>
        </w:r>
      </w:ins>
      <w:del w:id="194" w:author="Abigail Ferson" w:date="2021-02-27T12:30:00Z">
        <w:r w:rsidDel="00CE5946">
          <w:delText>.</w:delText>
        </w:r>
      </w:del>
      <w:r>
        <w:t>area as random effects on the intercept. When biome had a significant effect, we used</w:t>
      </w:r>
      <w:del w:id="195" w:author="Abigail Ferson" w:date="2021-02-27T12:32:00Z">
        <w:r w:rsidDel="00CE5946">
          <w:delText xml:space="preserve"> a</w:delText>
        </w:r>
      </w:del>
      <w:r>
        <w:t xml:space="preserve"> Tukey’s pairwise comparison to see which biomes were significantly different from one another. This analysis was run for variables and biomes with records for at least seven distinct geographic areas per biome (Table 1).</w:t>
      </w:r>
    </w:p>
    <w:p w14:paraId="26143B72" w14:textId="6F775148" w:rsidR="00E16356" w:rsidRDefault="00AF1D8C">
      <w:pPr>
        <w:pStyle w:val="BodyText"/>
      </w:pPr>
      <w:r>
        <w:t>To test for age trends in young (&lt;100yrs) forests, we employed a mixed effects model with biome and log10[stand age] as fixed effects and plot nested within geographic area as a random effect on the intercept. This analysis was run for variables and biomes with records for at least three distinct geographic areas per biome, excluding any biomes that failed this criteri</w:t>
      </w:r>
      <w:ins w:id="196" w:author="Abigail Ferson" w:date="2021-02-27T12:39:00Z">
        <w:r w:rsidR="00B5594E">
          <w:t>on</w:t>
        </w:r>
      </w:ins>
      <w:del w:id="197" w:author="Abigail Ferson" w:date="2021-02-27T12:39:00Z">
        <w:r w:rsidDel="00B5594E">
          <w:delText>a</w:delText>
        </w:r>
      </w:del>
      <w:r>
        <w:t xml:space="preserve"> (Table 1). When the effect of stand age was significant at p </w:t>
      </w:r>
      <m:oMath>
        <m:r>
          <m:rPr>
            <m:sty m:val="p"/>
          </m:rPr>
          <w:rPr>
            <w:rFonts w:ascii="Cambria Math" w:hAnsi="Cambria Math"/>
          </w:rPr>
          <m:t>≤</m:t>
        </m:r>
      </m:oMath>
      <w:r>
        <w:t xml:space="preserve"> 0.05</w:t>
      </w:r>
      <w:ins w:id="198" w:author="Abigail Ferson" w:date="2021-02-27T12:56:00Z">
        <w:r w:rsidR="00C1288D">
          <w:t>,</w:t>
        </w:r>
      </w:ins>
      <w:r>
        <w:t xml:space="preserve"> and when each biome had records for stands of at least </w:t>
      </w:r>
      <w:ins w:id="199" w:author="Abigail Ferson" w:date="2021-02-28T00:35:00Z">
        <w:r w:rsidR="00CF69B3">
          <w:t>ten</w:t>
        </w:r>
      </w:ins>
      <w:del w:id="200" w:author="Abigail Ferson" w:date="2021-02-28T00:35:00Z">
        <w:r w:rsidDel="00CF69B3">
          <w:delText>10</w:delText>
        </w:r>
      </w:del>
      <w:r>
        <w:t xml:space="preserve"> different ages, a biome </w:t>
      </w:r>
      <m:oMath>
        <m:r>
          <m:rPr>
            <m:sty m:val="p"/>
          </m:rPr>
          <w:rPr>
            <w:rFonts w:ascii="Cambria Math" w:hAnsi="Cambria Math"/>
          </w:rPr>
          <m:t>×</m:t>
        </m:r>
      </m:oMath>
      <w:r>
        <w:t xml:space="preserve"> stand</w:t>
      </w:r>
      <w:ins w:id="201" w:author="Abigail Ferson" w:date="2021-02-27T12:40:00Z">
        <w:r w:rsidR="00B5594E">
          <w:t xml:space="preserve"> </w:t>
        </w:r>
      </w:ins>
      <w:del w:id="202" w:author="Abigail Ferson" w:date="2021-02-27T12:40:00Z">
        <w:r w:rsidDel="00B5594E">
          <w:delText>.</w:delText>
        </w:r>
      </w:del>
      <w:r>
        <w:t xml:space="preserve">age interaction was included in the model. We note that the logarithmic function fit in this analysis does not always correspond to theoretical expectations (Fig. 1); however, data limitations did not support fitting of functions with more parameters or </w:t>
      </w:r>
      <w:ins w:id="203" w:author="Abigail Ferson" w:date="2021-02-27T13:01:00Z">
        <w:r w:rsidR="00E3692B">
          <w:t xml:space="preserve">a </w:t>
        </w:r>
      </w:ins>
      <w:r>
        <w:t>reliable comparison of different functional forms. Within the data constraints, we deemed a logarithmic function to be the</w:t>
      </w:r>
      <w:del w:id="204" w:author="Abigail Ferson" w:date="2021-02-27T13:01:00Z">
        <w:r w:rsidDel="00E3692B">
          <w:delText xml:space="preserve"> most</w:delText>
        </w:r>
      </w:del>
      <w:r>
        <w:t xml:space="preserve"> appropriate functional form for </w:t>
      </w:r>
      <w:proofErr w:type="spellStart"/>
      <w:ins w:id="205" w:author="Abigail Ferson" w:date="2021-02-27T13:02:00Z">
        <w:r w:rsidR="00E3692B">
          <w:t>most</w:t>
        </w:r>
      </w:ins>
      <w:del w:id="206" w:author="Abigail Ferson" w:date="2021-02-27T13:02:00Z">
        <w:r w:rsidDel="00E3692B">
          <w:delText xml:space="preserve">the majority of </w:delText>
        </w:r>
      </w:del>
      <w:r>
        <w:t>variables</w:t>
      </w:r>
      <w:proofErr w:type="spellEnd"/>
      <w:r>
        <w:t>.</w:t>
      </w:r>
    </w:p>
    <w:p w14:paraId="71393C3C" w14:textId="77777777" w:rsidR="00E16356" w:rsidRDefault="00AF1D8C">
      <w:pPr>
        <w:pStyle w:val="BodyText"/>
      </w:pPr>
      <w:r>
        <w:t>To facilitate the accessibility of our results and data, and to allow for rapid updates as additional data become available, we automated all database manipulation, analyses, and figure production in R (Team 2020).</w:t>
      </w:r>
    </w:p>
    <w:p w14:paraId="3BC8B000" w14:textId="77777777" w:rsidR="00E16356" w:rsidRDefault="00AF1D8C">
      <w:pPr>
        <w:pStyle w:val="Heading2"/>
      </w:pPr>
      <w:bookmarkStart w:id="207" w:name="review-results-synthesis"/>
      <w:bookmarkEnd w:id="139"/>
      <w:r>
        <w:t>Review Results/ Synthesis</w:t>
      </w:r>
    </w:p>
    <w:p w14:paraId="1D14C08D" w14:textId="77777777" w:rsidR="00E16356" w:rsidRDefault="00AF1D8C">
      <w:pPr>
        <w:pStyle w:val="Heading3"/>
      </w:pPr>
      <w:bookmarkStart w:id="208" w:name="data-coverage"/>
      <w:r>
        <w:t>Data Coverage</w:t>
      </w:r>
    </w:p>
    <w:p w14:paraId="402B9ED0" w14:textId="6FB4E5B9" w:rsidR="00E16356" w:rsidRDefault="00AF1D8C">
      <w:pPr>
        <w:pStyle w:val="FirstParagraph"/>
      </w:pPr>
      <w:r>
        <w:t>Of the 39</w:t>
      </w:r>
      <w:ins w:id="209" w:author="Abigail Ferson" w:date="2021-02-28T00:36:00Z">
        <w:r w:rsidR="00CF69B3">
          <w:t>,</w:t>
        </w:r>
      </w:ins>
      <w:r>
        <w:t xml:space="preserve">762 records in </w:t>
      </w:r>
      <w:proofErr w:type="spellStart"/>
      <w:r>
        <w:rPr>
          <w:i/>
          <w:iCs/>
        </w:rPr>
        <w:t>ForC</w:t>
      </w:r>
      <w:proofErr w:type="spellEnd"/>
      <w:r>
        <w:t xml:space="preserve"> v3.0, 11923 met our strict criteria for inclusion in this study (Fig. 2). These records were distributed across 5062 plots in 865 distinct geographic areas. Of the 23 flux and 11 stock variables mapped in our C cycle diagrams (Figs. 3-6, S1-S4), </w:t>
      </w:r>
      <w:proofErr w:type="spellStart"/>
      <w:r>
        <w:rPr>
          <w:i/>
          <w:iCs/>
        </w:rPr>
        <w:t>ForC</w:t>
      </w:r>
      <w:proofErr w:type="spellEnd"/>
      <w:r>
        <w:t xml:space="preserve"> contained sufficient mature forest data for inclusion in our statistical analyses (</w:t>
      </w:r>
      <w:r w:rsidRPr="00E3692B">
        <w:rPr>
          <w:rPrChange w:id="210" w:author="Abigail Ferson" w:date="2021-02-27T13:06:00Z">
            <w:rPr>
              <w:i/>
              <w:iCs/>
            </w:rPr>
          </w:rPrChange>
        </w:rPr>
        <w:t>i.e</w:t>
      </w:r>
      <w:r>
        <w:rPr>
          <w:i/>
          <w:iCs/>
        </w:rPr>
        <w:t>.</w:t>
      </w:r>
      <w:r>
        <w:t xml:space="preserve">, records from </w:t>
      </w:r>
      <m:oMath>
        <m:r>
          <m:rPr>
            <m:sty m:val="p"/>
          </m:rPr>
          <w:rPr>
            <w:rFonts w:ascii="Cambria Math" w:hAnsi="Cambria Math"/>
          </w:rPr>
          <m:t>≥</m:t>
        </m:r>
      </m:oMath>
      <w:r>
        <w:t xml:space="preserve"> 7 distinct geographic areas) for 20 fluxes and 9 stocks in tropical broadleaf forests, 15 fluxes and 8 stocks in temperate broadleaf forests, 14 fluxes and 7 stocks in </w:t>
      </w:r>
      <w:r>
        <w:lastRenderedPageBreak/>
        <w:t xml:space="preserve">temperate conifer forests, and 8 fluxes and 7 stocks in boreal forests. For regrowth forests (&lt;100 </w:t>
      </w:r>
      <w:proofErr w:type="spellStart"/>
      <w:r>
        <w:t>yrs</w:t>
      </w:r>
      <w:proofErr w:type="spellEnd"/>
      <w:r>
        <w:t xml:space="preserve">), </w:t>
      </w:r>
      <w:proofErr w:type="spellStart"/>
      <w:r>
        <w:rPr>
          <w:i/>
          <w:iCs/>
        </w:rPr>
        <w:t>ForC</w:t>
      </w:r>
      <w:proofErr w:type="spellEnd"/>
      <w:r>
        <w:t xml:space="preserve"> contained sufficient data for inclusion in our statistical analyses (</w:t>
      </w:r>
      <w:r w:rsidRPr="00E3692B">
        <w:rPr>
          <w:rPrChange w:id="211" w:author="Abigail Ferson" w:date="2021-02-27T13:06:00Z">
            <w:rPr>
              <w:i/>
              <w:iCs/>
            </w:rPr>
          </w:rPrChange>
        </w:rPr>
        <w:t>i.e</w:t>
      </w:r>
      <w:r>
        <w:rPr>
          <w:i/>
          <w:iCs/>
        </w:rPr>
        <w:t>.</w:t>
      </w:r>
      <w:r>
        <w:t xml:space="preserve">, records from </w:t>
      </w:r>
      <m:oMath>
        <m:r>
          <m:rPr>
            <m:sty m:val="p"/>
          </m:rPr>
          <w:rPr>
            <w:rFonts w:ascii="Cambria Math" w:hAnsi="Cambria Math"/>
          </w:rPr>
          <m:t>≥</m:t>
        </m:r>
      </m:oMath>
      <w:r>
        <w:t xml:space="preserve"> 3 distinct geographic areas) for 11 fluxes a</w:t>
      </w:r>
      <w:proofErr w:type="spellStart"/>
      <w:r>
        <w:t>nd</w:t>
      </w:r>
      <w:proofErr w:type="spellEnd"/>
      <w:r>
        <w:t xml:space="preserve"> 10 stocks in tropical broadleaf forests, 16 fluxes and 10 stocks in temperate broadleaf forests, 16 fluxes and 10 stocks in temperate conifer forests, and 14 fluxes and 9 stocks in boreal forests.</w:t>
      </w:r>
    </w:p>
    <w:p w14:paraId="6478773D" w14:textId="77777777" w:rsidR="00E16356" w:rsidRDefault="00AF1D8C">
      <w:pPr>
        <w:pStyle w:val="Heading3"/>
      </w:pPr>
      <w:bookmarkStart w:id="212" w:name="c-cycling-in-mature-forests"/>
      <w:bookmarkEnd w:id="208"/>
      <w:r>
        <w:t>C cycling in mature forests</w:t>
      </w:r>
    </w:p>
    <w:p w14:paraId="7C834BA7" w14:textId="77777777" w:rsidR="00E16356" w:rsidRDefault="00AF1D8C">
      <w:pPr>
        <w:pStyle w:val="FirstParagraph"/>
      </w:pPr>
      <w:r>
        <w:t xml:space="preserve">Average C cycles for mature tropical broadleaf, temperate broadleaf, temperate conifer, and boreal forests are presented in Figures 3-6 (and available in tabular format in the </w:t>
      </w:r>
      <w:proofErr w:type="spellStart"/>
      <w:r>
        <w:rPr>
          <w:i/>
          <w:iCs/>
        </w:rPr>
        <w:t>ForC</w:t>
      </w:r>
      <w:proofErr w:type="spellEnd"/>
      <w:r>
        <w:t xml:space="preserve"> release accompanying this publication: </w:t>
      </w:r>
      <w:proofErr w:type="spellStart"/>
      <w:r>
        <w:rPr>
          <w:rStyle w:val="VerbatimChar"/>
        </w:rPr>
        <w:t>ForC</w:t>
      </w:r>
      <w:proofErr w:type="spellEnd"/>
      <w:r>
        <w:rPr>
          <w:rStyle w:val="VerbatimChar"/>
        </w:rPr>
        <w:t>/</w:t>
      </w:r>
      <w:proofErr w:type="spellStart"/>
      <w:r>
        <w:rPr>
          <w:rStyle w:val="VerbatimChar"/>
        </w:rPr>
        <w:t>numbers_and_facts</w:t>
      </w:r>
      <w:proofErr w:type="spellEnd"/>
      <w:r>
        <w:rPr>
          <w:rStyle w:val="VerbatimChar"/>
        </w:rPr>
        <w:t>/ForC_variable_averages_per_Biome.csv</w:t>
      </w:r>
      <w:r>
        <w:t>).</w:t>
      </w:r>
    </w:p>
    <w:p w14:paraId="53FA4678" w14:textId="3DAFC138" w:rsidR="00E16356" w:rsidRDefault="00AF1D8C">
      <w:pPr>
        <w:pStyle w:val="BodyText"/>
      </w:pPr>
      <w:r>
        <w:t xml:space="preserve">For variables with records from </w:t>
      </w:r>
      <m:oMath>
        <m:r>
          <m:rPr>
            <m:sty m:val="p"/>
          </m:rPr>
          <w:rPr>
            <w:rFonts w:ascii="Cambria Math" w:hAnsi="Cambria Math"/>
          </w:rPr>
          <m:t>≥</m:t>
        </m:r>
      </m:oMath>
      <w:r>
        <w:t xml:space="preserve"> 7 distinct geographic areas, these ensemble C budgets met our criteria for budget “closure.”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was less than the combined average value of </w:t>
      </w:r>
      <w:proofErr w:type="gramStart"/>
      <w:r>
        <w:t>coarse</w:t>
      </w:r>
      <w:proofErr w:type="gramEnd"/>
      <w:r>
        <w:t xml:space="preserve"> and fine root biomass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from </w:t>
      </w:r>
      <w:del w:id="213" w:author="Abigail Ferson" w:date="2021-02-27T13:20:00Z">
        <w:r w:rsidDel="002C56A1">
          <w:delText>high-biomass forests of</w:delText>
        </w:r>
      </w:del>
      <w:r>
        <w:t xml:space="preserve"> the US Pacific Northwest</w:t>
      </w:r>
      <w:ins w:id="214" w:author="Abigail Ferson" w:date="2021-02-27T13:20:00Z">
        <w:r w:rsidR="002C56A1">
          <w:t>’s high-biomass forests</w:t>
        </w:r>
      </w:ins>
      <w:r>
        <w:t>, a geographic region with a disproportionately large number of records for this variable (Fig. S25).</w:t>
      </w:r>
    </w:p>
    <w:p w14:paraId="436E4CB9" w14:textId="77777777" w:rsidR="00E16356" w:rsidRDefault="00AF1D8C">
      <w:pPr>
        <w:pStyle w:val="CaptionedFigure"/>
      </w:pPr>
      <w:r>
        <w:rPr>
          <w:noProof/>
        </w:rPr>
        <w:drawing>
          <wp:inline distT="0" distB="0" distL="0" distR="0" wp14:anchorId="5A8E2457" wp14:editId="0EB57248">
            <wp:extent cx="5971032" cy="3703320"/>
            <wp:effectExtent l="0" t="0" r="0" b="0"/>
            <wp:docPr id="3" name="Picture"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2"/>
                    <a:stretch>
                      <a:fillRect/>
                    </a:stretch>
                  </pic:blipFill>
                  <pic:spPr bwMode="auto">
                    <a:xfrm>
                      <a:off x="0" y="0"/>
                      <a:ext cx="5971032" cy="3703320"/>
                    </a:xfrm>
                    <a:prstGeom prst="rect">
                      <a:avLst/>
                    </a:prstGeom>
                    <a:noFill/>
                    <a:ln w="9525">
                      <a:noFill/>
                      <a:headEnd/>
                      <a:tailEnd/>
                    </a:ln>
                  </pic:spPr>
                </pic:pic>
              </a:graphicData>
            </a:graphic>
          </wp:inline>
        </w:drawing>
      </w:r>
    </w:p>
    <w:p w14:paraId="79823AF5" w14:textId="0EC3BD6D" w:rsidR="00E16356" w:rsidRDefault="00AF1D8C">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w:t>
      </w:r>
      <w:r>
        <w:lastRenderedPageBreak/>
        <w:t xml:space="preserve">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215" w:author="Abigail Ferson" w:date="2021-02-27T13:28:00Z">
        <w:r w:rsidR="002C56A1">
          <w:t xml:space="preserve">data </w:t>
        </w:r>
      </w:ins>
      <w:r>
        <w:t>availability</w:t>
      </w:r>
      <w:del w:id="216" w:author="Abigail Ferson" w:date="2021-02-27T13:28:00Z">
        <w:r w:rsidDel="002C56A1">
          <w:delText xml:space="preserve"> of data</w:delText>
        </w:r>
      </w:del>
      <w:r>
        <w:t xml:space="preserve"> (Figs. S5-S30). Mature forests are defined as ≥ 100 years old and with no known major natural or anthropogenic disturbance in that time.</w:t>
      </w:r>
    </w:p>
    <w:p w14:paraId="141CBC79" w14:textId="77777777" w:rsidR="00E16356" w:rsidRDefault="00AF1D8C">
      <w:pPr>
        <w:pStyle w:val="CaptionedFigure"/>
      </w:pPr>
      <w:r>
        <w:rPr>
          <w:noProof/>
        </w:rPr>
        <w:drawing>
          <wp:inline distT="0" distB="0" distL="0" distR="0" wp14:anchorId="324B97BE" wp14:editId="1B89C0C8">
            <wp:extent cx="5971032" cy="3666744"/>
            <wp:effectExtent l="0" t="0" r="0" b="0"/>
            <wp:docPr id="4" name="Picture"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3"/>
                    <a:stretch>
                      <a:fillRect/>
                    </a:stretch>
                  </pic:blipFill>
                  <pic:spPr bwMode="auto">
                    <a:xfrm>
                      <a:off x="0" y="0"/>
                      <a:ext cx="5971032" cy="3666744"/>
                    </a:xfrm>
                    <a:prstGeom prst="rect">
                      <a:avLst/>
                    </a:prstGeom>
                    <a:noFill/>
                    <a:ln w="9525">
                      <a:noFill/>
                      <a:headEnd/>
                      <a:tailEnd/>
                    </a:ln>
                  </pic:spPr>
                </pic:pic>
              </a:graphicData>
            </a:graphic>
          </wp:inline>
        </w:drawing>
      </w:r>
    </w:p>
    <w:p w14:paraId="2D771DFD" w14:textId="1CEAB232" w:rsidR="00E16356" w:rsidRDefault="00AF1D8C">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217" w:author="Abigail Ferson" w:date="2021-02-27T13:28:00Z">
        <w:r w:rsidR="002C56A1">
          <w:t xml:space="preserve">data </w:t>
        </w:r>
      </w:ins>
      <w:r>
        <w:t>availability</w:t>
      </w:r>
      <w:del w:id="218" w:author="Abigail Ferson" w:date="2021-02-27T13:28:00Z">
        <w:r w:rsidDel="002C56A1">
          <w:delText xml:space="preserve"> of data</w:delText>
        </w:r>
      </w:del>
      <w:r>
        <w:t xml:space="preserve"> (Figs. S5-S30). Mature forests are defined as ≥ 100 years old and with no known major natural or anthropogenic disturbance in that time.</w:t>
      </w:r>
    </w:p>
    <w:p w14:paraId="4DC636F2" w14:textId="77777777" w:rsidR="00E16356" w:rsidRDefault="00AF1D8C">
      <w:pPr>
        <w:pStyle w:val="CaptionedFigure"/>
      </w:pPr>
      <w:r>
        <w:rPr>
          <w:noProof/>
        </w:rPr>
        <w:lastRenderedPageBreak/>
        <w:drawing>
          <wp:inline distT="0" distB="0" distL="0" distR="0" wp14:anchorId="0CB6310D" wp14:editId="5020F5FD">
            <wp:extent cx="5971032" cy="3621024"/>
            <wp:effectExtent l="0" t="0" r="0" b="0"/>
            <wp:docPr id="5" name="Picture"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14"/>
                    <a:stretch>
                      <a:fillRect/>
                    </a:stretch>
                  </pic:blipFill>
                  <pic:spPr bwMode="auto">
                    <a:xfrm>
                      <a:off x="0" y="0"/>
                      <a:ext cx="5971032" cy="3621024"/>
                    </a:xfrm>
                    <a:prstGeom prst="rect">
                      <a:avLst/>
                    </a:prstGeom>
                    <a:noFill/>
                    <a:ln w="9525">
                      <a:noFill/>
                      <a:headEnd/>
                      <a:tailEnd/>
                    </a:ln>
                  </pic:spPr>
                </pic:pic>
              </a:graphicData>
            </a:graphic>
          </wp:inline>
        </w:drawing>
      </w:r>
    </w:p>
    <w:p w14:paraId="4836B90E" w14:textId="2AD3EE2F" w:rsidR="00E16356" w:rsidRDefault="00AF1D8C">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w:t>
      </w:r>
      <w:ins w:id="219" w:author="Abigail Ferson" w:date="2021-02-27T13:29:00Z">
        <w:r w:rsidR="002C56A1">
          <w:t xml:space="preserve">data </w:t>
        </w:r>
      </w:ins>
      <w:r>
        <w:t>availability</w:t>
      </w:r>
      <w:del w:id="220" w:author="Abigail Ferson" w:date="2021-02-27T13:30:00Z">
        <w:r w:rsidDel="00857FFC">
          <w:delText xml:space="preserve"> of data </w:delText>
        </w:r>
      </w:del>
      <w:r>
        <w:t>(Figs. S5-S30). Mature forests are defined as ≥ 100 years old and with no known major natural or anthropogenic disturbance in that time. The temperate conifer biome</w:t>
      </w:r>
      <w:ins w:id="221" w:author="Abigail Ferson" w:date="2021-02-27T13:32:00Z">
        <w:r w:rsidR="00857FFC">
          <w:t>,</w:t>
        </w:r>
      </w:ins>
      <w:r>
        <w:t xml:space="preserve"> in particular</w:t>
      </w:r>
      <w:ins w:id="222" w:author="Abigail Ferson" w:date="2021-02-27T13:32:00Z">
        <w:r w:rsidR="00857FFC">
          <w:t>,</w:t>
        </w:r>
      </w:ins>
      <w:r>
        <w:t xml:space="preserve"> is subject to high variability, with highest fluxes and stocks in the </w:t>
      </w:r>
      <w:del w:id="223" w:author="Abigail Ferson" w:date="2021-02-27T13:31:00Z">
        <w:r w:rsidDel="00857FFC">
          <w:delText xml:space="preserve">high-biomass forests of the </w:delText>
        </w:r>
      </w:del>
      <w:r>
        <w:t>US Pacific Northwest</w:t>
      </w:r>
      <w:ins w:id="224" w:author="Abigail Ferson" w:date="2021-02-27T13:30:00Z">
        <w:r w:rsidR="00857FFC">
          <w:t>’s</w:t>
        </w:r>
      </w:ins>
      <w:ins w:id="225" w:author="Abigail Ferson" w:date="2021-02-27T13:31:00Z">
        <w:r w:rsidR="00857FFC">
          <w:t xml:space="preserve"> high-biomass forests</w:t>
        </w:r>
      </w:ins>
      <w:r>
        <w:t>. An asterisk after a variable name indicates</w:t>
      </w:r>
      <w:ins w:id="226" w:author="Abigail Ferson" w:date="2021-02-27T13:33:00Z">
        <w:r w:rsidR="00857FFC">
          <w:t xml:space="preserve"> a</w:t>
        </w:r>
      </w:ins>
      <w:r>
        <w:t xml:space="preserve"> lack of C cycle closure.</w:t>
      </w:r>
    </w:p>
    <w:p w14:paraId="76663170" w14:textId="4A96CE06" w:rsidR="00E16356" w:rsidDel="004D42D9" w:rsidRDefault="00AF1D8C">
      <w:pPr>
        <w:pStyle w:val="ImageCaption"/>
        <w:rPr>
          <w:del w:id="227" w:author="Abigail Ferson" w:date="2021-02-27T23:07:00Z"/>
        </w:rPr>
        <w:pPrChange w:id="228" w:author="Abigail Ferson" w:date="2021-02-27T23:07:00Z">
          <w:pPr>
            <w:pStyle w:val="BodyText"/>
          </w:pPr>
        </w:pPrChange>
      </w:pPr>
      <w:commentRangeStart w:id="229"/>
      <w:r>
        <w:rPr>
          <w:i w:val="0"/>
          <w:noProof/>
        </w:rPr>
        <w:lastRenderedPageBreak/>
        <w:drawing>
          <wp:inline distT="0" distB="0" distL="0" distR="0" wp14:anchorId="29EDAA10" wp14:editId="691E72A4">
            <wp:extent cx="5971032" cy="3657918"/>
            <wp:effectExtent l="0" t="0" r="0" b="0"/>
            <wp:docPr id="6" name="Picture"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Mature forests are defined as ≥ 100 years old and with no known major natural or anthropogenic disturbance in that tim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15"/>
                    <a:stretch>
                      <a:fillRect/>
                    </a:stretch>
                  </pic:blipFill>
                  <pic:spPr bwMode="auto">
                    <a:xfrm>
                      <a:off x="0" y="0"/>
                      <a:ext cx="5971032" cy="3657918"/>
                    </a:xfrm>
                    <a:prstGeom prst="rect">
                      <a:avLst/>
                    </a:prstGeom>
                    <a:noFill/>
                    <a:ln w="9525">
                      <a:noFill/>
                      <a:headEnd/>
                      <a:tailEnd/>
                    </a:ln>
                  </pic:spPr>
                </pic:pic>
              </a:graphicData>
            </a:graphic>
          </wp:inline>
        </w:drawing>
      </w:r>
      <w:commentRangeEnd w:id="229"/>
      <w:r w:rsidR="00D0168F">
        <w:rPr>
          <w:rStyle w:val="CommentReference"/>
        </w:rPr>
        <w:commentReference w:id="229"/>
      </w:r>
      <w:r>
        <w:t xml:space="preserve"> </w:t>
      </w:r>
      <w:ins w:id="230" w:author="Abigail Ferson" w:date="2021-02-27T23:07:00Z">
        <w:r w:rsidR="004D42D9">
          <w:t>Figure 6 | C cycle diagram for mature boreal conifer forests. Arrows indicate fluxes (Mg C ha</w:t>
        </w:r>
      </w:ins>
      <m:oMath>
        <m:sSup>
          <m:sSupPr>
            <m:ctrlPr>
              <w:ins w:id="231" w:author="Abigail Ferson" w:date="2021-02-27T23:07:00Z">
                <w:rPr>
                  <w:rFonts w:ascii="Cambria Math" w:hAnsi="Cambria Math"/>
                </w:rPr>
              </w:ins>
            </m:ctrlPr>
          </m:sSupPr>
          <m:e>
            <m:r>
              <w:ins w:id="232" w:author="Abigail Ferson" w:date="2021-02-27T23:07:00Z">
                <w:rPr>
                  <w:rFonts w:ascii="Cambria Math" w:hAnsi="Cambria Math"/>
                </w:rPr>
                <m:t>​</m:t>
              </w:ins>
            </m:r>
          </m:e>
          <m:sup>
            <m:r>
              <w:ins w:id="233" w:author="Abigail Ferson" w:date="2021-02-27T23:07:00Z">
                <w:rPr>
                  <w:rFonts w:ascii="Cambria Math" w:hAnsi="Cambria Math"/>
                </w:rPr>
                <m:t>-1</m:t>
              </w:ins>
            </m:r>
          </m:sup>
        </m:sSup>
      </m:oMath>
      <w:ins w:id="234" w:author="Abigail Ferson" w:date="2021-02-27T23:07:00Z">
        <w:r w:rsidR="004D42D9">
          <w:t xml:space="preserve"> yr</w:t>
        </w:r>
      </w:ins>
      <m:oMath>
        <m:sSup>
          <m:sSupPr>
            <m:ctrlPr>
              <w:ins w:id="235" w:author="Abigail Ferson" w:date="2021-02-27T23:07:00Z">
                <w:rPr>
                  <w:rFonts w:ascii="Cambria Math" w:hAnsi="Cambria Math"/>
                </w:rPr>
              </w:ins>
            </m:ctrlPr>
          </m:sSupPr>
          <m:e>
            <m:r>
              <w:ins w:id="236" w:author="Abigail Ferson" w:date="2021-02-27T23:07:00Z">
                <w:rPr>
                  <w:rFonts w:ascii="Cambria Math" w:hAnsi="Cambria Math"/>
                </w:rPr>
                <m:t>​</m:t>
              </w:ins>
            </m:r>
          </m:e>
          <m:sup>
            <m:r>
              <w:ins w:id="237" w:author="Abigail Ferson" w:date="2021-02-27T23:07:00Z">
                <w:rPr>
                  <w:rFonts w:ascii="Cambria Math" w:hAnsi="Cambria Math"/>
                </w:rPr>
                <m:t>-1</m:t>
              </w:ins>
            </m:r>
          </m:sup>
        </m:sSup>
      </m:oMath>
      <w:ins w:id="238" w:author="Abigail Ferson" w:date="2021-02-27T23:07:00Z">
        <w:r w:rsidR="004D42D9">
          <w:t>); boxes indicate stocks (Mg C ha</w:t>
        </w:r>
      </w:ins>
      <m:oMath>
        <m:sSup>
          <m:sSupPr>
            <m:ctrlPr>
              <w:ins w:id="239" w:author="Abigail Ferson" w:date="2021-02-27T23:07:00Z">
                <w:rPr>
                  <w:rFonts w:ascii="Cambria Math" w:hAnsi="Cambria Math"/>
                </w:rPr>
              </w:ins>
            </m:ctrlPr>
          </m:sSupPr>
          <m:e>
            <m:r>
              <w:ins w:id="240" w:author="Abigail Ferson" w:date="2021-02-27T23:07:00Z">
                <w:rPr>
                  <w:rFonts w:ascii="Cambria Math" w:hAnsi="Cambria Math"/>
                </w:rPr>
                <m:t>​</m:t>
              </w:ins>
            </m:r>
          </m:e>
          <m:sup>
            <m:r>
              <w:ins w:id="241" w:author="Abigail Ferson" w:date="2021-02-27T23:07:00Z">
                <w:rPr>
                  <w:rFonts w:ascii="Cambria Math" w:hAnsi="Cambria Math"/>
                </w:rPr>
                <m:t>-1</m:t>
              </w:ins>
            </m:r>
          </m:sup>
        </m:sSup>
      </m:oMath>
      <w:ins w:id="242" w:author="Abigail Ferson" w:date="2021-02-27T23:07:00Z">
        <w:r w:rsidR="004D42D9">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w:t>
        </w:r>
      </w:ins>
    </w:p>
    <w:p w14:paraId="49839058" w14:textId="701E2430" w:rsidR="00E16356" w:rsidRDefault="00AF1D8C">
      <w:pPr>
        <w:pStyle w:val="BodyText"/>
      </w:pPr>
      <w:r>
        <w:t xml:space="preserve">There were sufficient data to assess differences among biomes in mature forest values for 15 flux variables, and 12 of these variables exhibited statistically significant differences among biomes (Table 1). In all cases of significant differences (including C fluxes into, within, and out of the ecosystem), C fluxes were highest in tropical forests, intermediate in temperate (broadleaf or conifer) forests, and lowest in boreal forests (Table 1, Figs. 7, S5-S19). Differences between tropical and boreal forests were </w:t>
      </w:r>
      <w:ins w:id="243" w:author="Abigail Ferson" w:date="2021-02-28T00:44:00Z">
        <w:r w:rsidR="002D35B8">
          <w:t>consistently</w:t>
        </w:r>
      </w:ins>
      <w:del w:id="244" w:author="Abigail Ferson" w:date="2021-02-28T00:44:00Z">
        <w:r w:rsidDel="002D35B8">
          <w:delText>always</w:delText>
        </w:r>
      </w:del>
      <w:r>
        <w:t xml:space="preserve"> significant, with temperate forests intermediate and significantly different from one or both. Fluxes tended to be numerically greater in temperate broadleaf than temperate conifer forests, but the difference was never statistically significant. This pattern held for 11 of the </w:t>
      </w:r>
      <w:commentRangeStart w:id="245"/>
      <w:r>
        <w:t>1</w:t>
      </w:r>
      <w:ins w:id="246" w:author="Abigail Ferson" w:date="2021-02-28T00:47:00Z">
        <w:r w:rsidR="002D35B8">
          <w:t>3</w:t>
        </w:r>
      </w:ins>
      <w:del w:id="247" w:author="Abigail Ferson" w:date="2021-02-28T00:47:00Z">
        <w:r w:rsidDel="002D35B8">
          <w:delText>2</w:delText>
        </w:r>
      </w:del>
      <w:commentRangeEnd w:id="245"/>
      <w:r w:rsidR="002D35B8">
        <w:rPr>
          <w:rStyle w:val="CommentReference"/>
        </w:rPr>
        <w:commentReference w:id="245"/>
      </w:r>
      <w:r>
        <w:t xml:space="preserve"> variables with significant biome effects: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Figs. S12 and S15, respectively), the same general trends applied but were not statistically significant.</w:t>
      </w:r>
    </w:p>
    <w:p w14:paraId="57456725" w14:textId="77777777" w:rsidR="00E16356" w:rsidRDefault="00AF1D8C">
      <w:pPr>
        <w:pStyle w:val="BodyText"/>
      </w:pPr>
      <w:r>
        <w:lastRenderedPageBreak/>
        <w:t xml:space="preserve">The most notable exception to the pattern of decreasing flux per unit area from tropical to boreal biomes was </w:t>
      </w:r>
      <m:oMath>
        <m:r>
          <w:rPr>
            <w:rFonts w:ascii="Cambria Math" w:hAnsi="Cambria Math"/>
          </w:rPr>
          <m:t>NEP</m:t>
        </m:r>
      </m:oMath>
      <w:r>
        <w:t xml:space="preserve">, with no significant differences across biomes but with the largest average in temperate broadleaf forests, followed by tropical, boreal, and temperate conifer forests (Figs. 7, S5). For all biomes, </w:t>
      </w:r>
      <m:oMath>
        <m:r>
          <w:rPr>
            <w:rFonts w:ascii="Cambria Math" w:hAnsi="Cambria Math"/>
          </w:rPr>
          <m:t>NEP</m:t>
        </m:r>
      </m:oMath>
      <w:r>
        <w:t xml:space="preserve"> was positive, with 95% confidence intervals excluding zero.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14:paraId="1C92D4DB" w14:textId="77777777" w:rsidR="00E16356" w:rsidRDefault="00AF1D8C">
      <w:pPr>
        <w:pStyle w:val="CaptionedFigure"/>
      </w:pPr>
      <w:r>
        <w:rPr>
          <w:noProof/>
        </w:rPr>
        <w:drawing>
          <wp:inline distT="0" distB="0" distL="0" distR="0" wp14:anchorId="65EAB19B" wp14:editId="166AA11C">
            <wp:extent cx="5971032" cy="4572000"/>
            <wp:effectExtent l="0" t="0" r="0" b="0"/>
            <wp:docPr id="7" name="Picture"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10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0"/>
                    <a:stretch>
                      <a:fillRect/>
                    </a:stretch>
                  </pic:blipFill>
                  <pic:spPr bwMode="auto">
                    <a:xfrm>
                      <a:off x="0" y="0"/>
                      <a:ext cx="5971032" cy="4572000"/>
                    </a:xfrm>
                    <a:prstGeom prst="rect">
                      <a:avLst/>
                    </a:prstGeom>
                    <a:noFill/>
                    <a:ln w="9525">
                      <a:noFill/>
                      <a:headEnd/>
                      <a:tailEnd/>
                    </a:ln>
                  </pic:spPr>
                </pic:pic>
              </a:graphicData>
            </a:graphic>
          </wp:inline>
        </w:drawing>
      </w:r>
    </w:p>
    <w:p w14:paraId="47FC83F0" w14:textId="14978C2A" w:rsidR="00E16356" w:rsidRDefault="00AF1D8C">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The scatterplots show age trends in forests up to 100 years old, as characterized by a linear mixed effects model with fixed effects of log10(age) and biome. The fitted lines indicate the effect of age (solid lines: signif</w:t>
      </w:r>
      <w:proofErr w:type="spellStart"/>
      <w:r>
        <w:t>icant</w:t>
      </w:r>
      <w:proofErr w:type="spellEnd"/>
      <w:r>
        <w:t xml:space="preserve"> at p&lt;0.05, dashed lines: non-significant), and non-parallel lines indicate a significant log10(age) x biome interaction (interaction effects were tested only if the main age effect was significant and data were available for at least </w:t>
      </w:r>
      <w:ins w:id="248" w:author="Abigail Ferson" w:date="2021-02-28T00:50:00Z">
        <w:r w:rsidR="006E1218">
          <w:t>ten</w:t>
        </w:r>
      </w:ins>
      <w:del w:id="249" w:author="Abigail Ferson" w:date="2021-02-28T00:50:00Z">
        <w:r w:rsidDel="006E1218">
          <w:delText>10</w:delText>
        </w:r>
      </w:del>
      <w:r>
        <w:t xml:space="preserve"> stand ages per biome</w:t>
      </w:r>
      <w:del w:id="250" w:author="Abigail Ferson" w:date="2021-02-28T00:51:00Z">
        <w:r w:rsidDel="00253B59">
          <w:delText>–</w:delText>
        </w:r>
      </w:del>
      <w:ins w:id="251" w:author="Abigail Ferson" w:date="2021-02-28T00:51:00Z">
        <w:r w:rsidR="00253B59">
          <w:t>(</w:t>
        </w:r>
      </w:ins>
      <w:r w:rsidRPr="00395043">
        <w:t>i.e.</w:t>
      </w:r>
      <w:r>
        <w:t xml:space="preserve">, for </w:t>
      </w:r>
      <m:oMath>
        <m:r>
          <w:rPr>
            <w:rFonts w:ascii="Cambria Math" w:hAnsi="Cambria Math"/>
          </w:rPr>
          <m:t>GPP</m:t>
        </m:r>
      </m:oMath>
      <w:r>
        <w:t xml:space="preserve">, </w:t>
      </w:r>
      <m:oMath>
        <m:r>
          <w:rPr>
            <w:rFonts w:ascii="Cambria Math" w:hAnsi="Cambria Math"/>
          </w:rPr>
          <m:t>ANPP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r>
          <w:rPr>
            <w:rFonts w:ascii="Cambria Math" w:hAnsi="Cambria Math"/>
          </w:rPr>
          <m:t>NEP</m:t>
        </m:r>
      </m:oMath>
      <w:r>
        <w:t xml:space="preserve">). The boxplots illustrate variation among biomes in mature forests, with different letters indicating significant differences between biomes. Data from biomes that did not meet the sample size criteria (see Methods) are </w:t>
      </w:r>
      <w:proofErr w:type="gramStart"/>
      <w:r>
        <w:t>plotted, but</w:t>
      </w:r>
      <w:proofErr w:type="gramEnd"/>
      <w:r>
        <w:t xml:space="preserve"> lack regression lines (young forests) or tests of differences across biomes (mature forests, indicated by a dash instead of a letter above </w:t>
      </w:r>
      <w:r>
        <w:lastRenderedPageBreak/>
        <w:t>the box plot). Individual figures for each flux with sufficient data, along with maps showing geographic distribution of the data, are given in the Supplement (Figs. S5-S19).</w:t>
      </w:r>
    </w:p>
    <w:p w14:paraId="3D5E78BC" w14:textId="6F6B1BF4" w:rsidR="00E16356" w:rsidRDefault="00AF1D8C">
      <w:pPr>
        <w:pStyle w:val="BodyText"/>
      </w:pPr>
      <w:r>
        <w:t>Biome differences were less consistent across C stocks than fluxes (Figs. 8, S20-S30). 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Table 1).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tropical broadleaf forests had the highest mean biomass and boreal forests the lowest, with intermediate means for temperate broadleaf and needleleaf forests (temperate needleleaf excluded from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analysis bec</w:t>
      </w:r>
      <w:del w:id="252" w:author="Abigail Ferson" w:date="2021-02-27T13:49:00Z">
        <w:r w:rsidDel="00395043">
          <w:delText>u</w:delText>
        </w:r>
      </w:del>
      <w:proofErr w:type="spellStart"/>
      <w:r>
        <w:t>a</w:t>
      </w:r>
      <w:ins w:id="253" w:author="Abigail Ferson" w:date="2021-02-27T13:49:00Z">
        <w:r w:rsidR="00395043">
          <w:t>u</w:t>
        </w:r>
      </w:ins>
      <w:r>
        <w:t>se</w:t>
      </w:r>
      <w:proofErr w:type="spellEnd"/>
      <w:r>
        <w:t xml:space="preserve"> of insufficient data; Figs. S20, S21). However, maximum values for these variables – along with all other stocks including live or standing woody biomass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 consistently occurred in temperate biomes (F</w:t>
      </w:r>
      <w:proofErr w:type="spellStart"/>
      <w:r>
        <w:t>igs</w:t>
      </w:r>
      <w:proofErr w:type="spellEnd"/>
      <w:r>
        <w:t xml:space="preserve">. 1, 8, S20-S30). </w:t>
      </w:r>
      <w:del w:id="254" w:author="Abigail Ferson" w:date="2021-02-28T00:55:00Z">
        <w:r w:rsidDel="00253B59">
          <w:delText>For v</w:delText>
        </w:r>
      </w:del>
      <w:ins w:id="255" w:author="Abigail Ferson" w:date="2021-02-28T00:55:00Z">
        <w:r w:rsidR="00253B59">
          <w:t>V</w:t>
        </w:r>
      </w:ins>
      <w:r>
        <w:t>ariables for which temperate conifer forest records were disproportionately from high-biomass forests in the US Pacific Northwest (</w:t>
      </w:r>
      <m:oMath>
        <m:sSub>
          <m:sSubPr>
            <m:ctrlPr>
              <w:rPr>
                <w:rFonts w:ascii="Cambria Math" w:hAnsi="Cambria Math"/>
              </w:rPr>
            </m:ctrlPr>
          </m:sSubPr>
          <m:e>
            <m:r>
              <w:rPr>
                <w:rFonts w:ascii="Cambria Math" w:hAnsi="Cambria Math"/>
              </w:rPr>
              <m:t>B</m:t>
            </m:r>
          </m:e>
          <m:sub>
            <m:r>
              <w:rPr>
                <w:rFonts w:ascii="Cambria Math" w:hAnsi="Cambria Math"/>
              </w:rPr>
              <m:t>ag</m:t>
            </m:r>
            <m:r>
              <m:rPr>
                <m:sty m:val="p"/>
              </m:rPr>
              <w:rPr>
                <w:rFonts w:ascii="Cambria Math" w:hAnsi="Cambria Math"/>
              </w:rPr>
              <m:t>-</m:t>
            </m:r>
            <m:r>
              <w:rPr>
                <w:rFonts w:ascii="Cambria Math" w:hAnsi="Cambria Math"/>
              </w:rPr>
              <m:t>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temperate conifer forests had sig</w:t>
      </w:r>
      <w:proofErr w:type="spellStart"/>
      <w:r>
        <w:t>nificantly</w:t>
      </w:r>
      <w:proofErr w:type="spellEnd"/>
      <w:r>
        <w:t xml:space="preserve"> higher stocks than other biomes.</w:t>
      </w:r>
    </w:p>
    <w:p w14:paraId="6C4AA95F" w14:textId="77777777" w:rsidR="00E16356" w:rsidRDefault="00AF1D8C">
      <w:pPr>
        <w:pStyle w:val="CaptionedFigure"/>
      </w:pPr>
      <w:r>
        <w:rPr>
          <w:noProof/>
        </w:rPr>
        <w:drawing>
          <wp:inline distT="0" distB="0" distL="0" distR="0" wp14:anchorId="2B5CBD60" wp14:editId="67C97626">
            <wp:extent cx="5971032" cy="4572000"/>
            <wp:effectExtent l="0" t="0" r="0" b="0"/>
            <wp:docPr id="8" name="Picture" descr="Figure 8 | Age trends and biome differences in some of the major forest C stocks: (a) B_{ag}, (b) B_{foliage}, (c) B_{root-fine}, (d) DW_{standing}, (d) DW_{down}, and (d)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1"/>
                    <a:stretch>
                      <a:fillRect/>
                    </a:stretch>
                  </pic:blipFill>
                  <pic:spPr bwMode="auto">
                    <a:xfrm>
                      <a:off x="0" y="0"/>
                      <a:ext cx="5971032" cy="4572000"/>
                    </a:xfrm>
                    <a:prstGeom prst="rect">
                      <a:avLst/>
                    </a:prstGeom>
                    <a:noFill/>
                    <a:ln w="9525">
                      <a:noFill/>
                      <a:headEnd/>
                      <a:tailEnd/>
                    </a:ln>
                  </pic:spPr>
                </pic:pic>
              </a:graphicData>
            </a:graphic>
          </wp:inline>
        </w:drawing>
      </w:r>
    </w:p>
    <w:p w14:paraId="0750A2FE" w14:textId="2E1BA88B" w:rsidR="00E16356" w:rsidRDefault="00AF1D8C">
      <w:pPr>
        <w:pStyle w:val="ImageCaption"/>
      </w:pPr>
      <w:r>
        <w:t xml:space="preserve">Figure 8 | Age trends and biome differences in some of the major forest C stocks: (a)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(b)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(c)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w:t>
      </w:r>
      <w:ins w:id="256" w:author="Abigail Ferson" w:date="2021-02-28T01:11:00Z">
        <w:r w:rsidR="001D0374">
          <w:t>e</w:t>
        </w:r>
      </w:ins>
      <w:del w:id="257" w:author="Abigail Ferson" w:date="2021-02-28T01:11:00Z">
        <w:r w:rsidDel="001D0374">
          <w:delText>d</w:delText>
        </w:r>
      </w:del>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and (</w:t>
      </w:r>
      <w:ins w:id="258" w:author="Abigail Ferson" w:date="2021-02-28T01:11:00Z">
        <w:r w:rsidR="001D0374">
          <w:t>f</w:t>
        </w:r>
      </w:ins>
      <w:del w:id="259" w:author="Abigail Ferson" w:date="2021-02-28T01:11:00Z">
        <w:r w:rsidDel="001D0374">
          <w:delText>d</w:delText>
        </w:r>
      </w:del>
      <w:r>
        <w:t xml:space="preserve">) </w:t>
      </w:r>
      <m:oMath>
        <m:r>
          <w:rPr>
            <w:rFonts w:ascii="Cambria Math" w:hAnsi="Cambria Math"/>
          </w:rPr>
          <m:t>OL</m:t>
        </m:r>
      </m:oMath>
      <w:r>
        <w:t xml:space="preserve">. The scatterplots show age trends in forests up to 100 years old, as characterized by a linear mixed effects model with </w:t>
      </w:r>
      <w:r>
        <w:lastRenderedPageBreak/>
        <w:t xml:space="preserve">fixed effects of log10(age) and biome. The fitted lines indicate the effect of age (solid lines: significant at p&lt;0.05, dashed lines: non-significant), and non-parallel lines indicate a significant log10(age) x biome interaction (all variables but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The boxplots illustrate variation among biomes in mature forests, with different letters indicating significant differences betw</w:t>
      </w:r>
      <w:proofErr w:type="spellStart"/>
      <w:r>
        <w:t>een</w:t>
      </w:r>
      <w:proofErr w:type="spellEnd"/>
      <w:r>
        <w:t xml:space="preserve"> biomes. Data from biomes that did not meet the sample size criteria (see Methods) are </w:t>
      </w:r>
      <w:proofErr w:type="gramStart"/>
      <w:r>
        <w:t>plotted, but</w:t>
      </w:r>
      <w:proofErr w:type="gramEnd"/>
      <w:r>
        <w:t xml:space="preserve">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p w14:paraId="3B8998F4" w14:textId="77777777" w:rsidR="00E16356" w:rsidRDefault="00AF1D8C">
      <w:pPr>
        <w:pStyle w:val="Heading3"/>
      </w:pPr>
      <w:bookmarkStart w:id="260" w:name="c-cycling-in-young-forests"/>
      <w:bookmarkEnd w:id="212"/>
      <w:r>
        <w:t>C cycling in young forests</w:t>
      </w:r>
    </w:p>
    <w:p w14:paraId="28BDA8B3" w14:textId="779913E2" w:rsidR="00E16356" w:rsidRDefault="00AF1D8C">
      <w:pPr>
        <w:pStyle w:val="FirstParagraph"/>
      </w:pPr>
      <w:r>
        <w:t xml:space="preserve">C fluxes commonly increased significantly with stand age (Tables 1, S2, Figs. 7, 9, S5-S30). </w:t>
      </w:r>
      <w:proofErr w:type="spellStart"/>
      <w:r>
        <w:rPr>
          <w:i/>
          <w:iCs/>
        </w:rPr>
        <w:t>ForC</w:t>
      </w:r>
      <w:proofErr w:type="spellEnd"/>
      <w:r>
        <w:t xml:space="preserve"> contained 16 C flux variables with sufficient data </w:t>
      </w:r>
      <w:ins w:id="261" w:author="Abigail Ferson" w:date="2021-02-27T13:52:00Z">
        <w:r w:rsidR="00D04E96">
          <w:t>to analyze</w:t>
        </w:r>
      </w:ins>
      <w:del w:id="262" w:author="Abigail Ferson" w:date="2021-02-27T13:52:00Z">
        <w:r w:rsidDel="00D04E96">
          <w:delText>for analyses of</w:delText>
        </w:r>
      </w:del>
      <w:r>
        <w:t xml:space="preserve"> age trends in young forests (see Methods). Of these, ten increased significantly with </w:t>
      </w:r>
      <m:oMath>
        <m:r>
          <w:rPr>
            <w:rFonts w:ascii="Cambria Math" w:hAnsi="Cambria Math"/>
          </w:rPr>
          <m:t>log10</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The remaining six – </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 displayed no significant relationship to stand age.</w:t>
      </w:r>
    </w:p>
    <w:p w14:paraId="0EFDAFA0" w14:textId="77777777" w:rsidR="00E16356" w:rsidRDefault="00AF1D8C">
      <w:pPr>
        <w:pStyle w:val="BodyText"/>
      </w:pPr>
      <w:r>
        <w:t xml:space="preserve">Differences among biomes in regrowth forest C fluxes typically paralleled those observed for mature forests, with C cycling generally most rapid in the tropics and slowest in boreal forests (Table 1, Figs. 7, S5-S30).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flux rates similar to tropical forests. Notably, and in contrast to the lack of biome differences in </w:t>
      </w:r>
      <m:oMath>
        <m:r>
          <w:rPr>
            <w:rFonts w:ascii="Cambria Math" w:hAnsi="Cambria Math"/>
          </w:rPr>
          <m:t>NEP</m:t>
        </m:r>
      </m:oMath>
      <w:r>
        <w:t xml:space="preserve"> for mature forests (Fig. 7), the tendency for temperate fore</w:t>
      </w:r>
      <w:proofErr w:type="spellStart"/>
      <w:r>
        <w:t>sts</w:t>
      </w:r>
      <w:proofErr w:type="spellEnd"/>
      <w:r>
        <w:t xml:space="preserve"> to have greater fluxes than boreal forests held for </w:t>
      </w:r>
      <m:oMath>
        <m:r>
          <w:rPr>
            <w:rFonts w:ascii="Cambria Math" w:hAnsi="Cambria Math"/>
          </w:rPr>
          <m:t>NEP</m:t>
        </m:r>
      </m:oMath>
      <w:r>
        <w:t xml:space="preserve"> in regrowth forests (tropical forests excluded because of insufficient data).</w:t>
      </w:r>
    </w:p>
    <w:p w14:paraId="35474360" w14:textId="77777777" w:rsidR="00E16356" w:rsidRDefault="00AF1D8C">
      <w:pPr>
        <w:pStyle w:val="CaptionedFigure"/>
      </w:pPr>
      <w:r>
        <w:rPr>
          <w:noProof/>
        </w:rPr>
        <w:lastRenderedPageBreak/>
        <w:drawing>
          <wp:inline distT="0" distB="0" distL="0" distR="0" wp14:anchorId="01F015F4" wp14:editId="22AA98E5">
            <wp:extent cx="5971032" cy="6099048"/>
            <wp:effectExtent l="0" t="0" r="0" b="0"/>
            <wp:docPr id="9" name="Picture" descr="Figure 9 | Age trends in C cycling. Selection of variables for plotting seeks to maximize sample size and broad geographic representation while representing all elements of C cycle.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age_trends_all.png"/>
                    <pic:cNvPicPr>
                      <a:picLocks noChangeAspect="1" noChangeArrowheads="1"/>
                    </pic:cNvPicPr>
                  </pic:nvPicPr>
                  <pic:blipFill>
                    <a:blip r:embed="rId22"/>
                    <a:stretch>
                      <a:fillRect/>
                    </a:stretch>
                  </pic:blipFill>
                  <pic:spPr bwMode="auto">
                    <a:xfrm>
                      <a:off x="0" y="0"/>
                      <a:ext cx="5971032" cy="6099048"/>
                    </a:xfrm>
                    <a:prstGeom prst="rect">
                      <a:avLst/>
                    </a:prstGeom>
                    <a:noFill/>
                    <a:ln w="9525">
                      <a:noFill/>
                      <a:headEnd/>
                      <a:tailEnd/>
                    </a:ln>
                  </pic:spPr>
                </pic:pic>
              </a:graphicData>
            </a:graphic>
          </wp:inline>
        </w:drawing>
      </w:r>
    </w:p>
    <w:p w14:paraId="09F080D6" w14:textId="1806C0D4" w:rsidR="00E16356" w:rsidRDefault="00AF1D8C">
      <w:pPr>
        <w:pStyle w:val="ImageCaption"/>
      </w:pPr>
      <w:r>
        <w:t xml:space="preserve">Figure 9 | Age trends in C cycling. </w:t>
      </w:r>
      <w:ins w:id="263" w:author="Abigail Ferson" w:date="2021-02-27T13:56:00Z">
        <w:r w:rsidR="00D04E96">
          <w:t xml:space="preserve">The </w:t>
        </w:r>
      </w:ins>
      <w:del w:id="264" w:author="Abigail Ferson" w:date="2021-02-27T13:56:00Z">
        <w:r w:rsidDel="00D04E96">
          <w:delText>S</w:delText>
        </w:r>
      </w:del>
      <w:ins w:id="265" w:author="Abigail Ferson" w:date="2021-02-27T13:56:00Z">
        <w:r w:rsidR="00D04E96">
          <w:t>s</w:t>
        </w:r>
      </w:ins>
      <w:r>
        <w:t>election of variables for plotting seeks to maximize sample size and broad geographic representation while representing all</w:t>
      </w:r>
      <w:del w:id="266" w:author="Abigail Ferson" w:date="2021-02-27T13:57:00Z">
        <w:r w:rsidDel="00D04E96">
          <w:delText xml:space="preserve"> elements of</w:delText>
        </w:r>
      </w:del>
      <w:r>
        <w:t xml:space="preserve"> C cycle</w:t>
      </w:r>
      <w:ins w:id="267" w:author="Abigail Ferson" w:date="2021-02-27T13:57:00Z">
        <w:r w:rsidR="00D04E96">
          <w:t xml:space="preserve"> elements</w:t>
        </w:r>
      </w:ins>
      <w:r>
        <w:t xml:space="preserve">. Error bars on mature forest flux estimates indicate </w:t>
      </w:r>
      <m:oMath>
        <m:r>
          <w:rPr>
            <w:rFonts w:ascii="Cambria Math" w:hAnsi="Cambria Math"/>
          </w:rPr>
          <m:t>±</m:t>
        </m:r>
      </m:oMath>
      <w:r>
        <w:t xml:space="preserve"> 1 standard deviation. Asterisks indicate variables whose age trends were calculated based on other variables (* young and mature forests; ** young forests only; *** mature forests only), as follows. For all forests: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xml:space="preserve">. For 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and </w:t>
      </w:r>
      <m:oMath>
        <m:r>
          <w:rPr>
            <w:rFonts w:ascii="Cambria Math" w:hAnsi="Cambria Math"/>
          </w:rPr>
          <m:t>CUE</m:t>
        </m:r>
      </m:oMath>
      <w:r>
        <w:t>=0.46 (Collati et al</w:t>
      </w:r>
      <w:del w:id="268" w:author="Abigail Ferson" w:date="2021-02-28T01:14:00Z">
        <w:r w:rsidDel="001D0374">
          <w:delText>.</w:delText>
        </w:r>
      </w:del>
      <w:r>
        <w:t xml:space="preserve"> 2020). For non-tropical forests: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Note that there remain substantial uncertainties </w:t>
      </w:r>
      <w:ins w:id="269" w:author="Abigail Ferson" w:date="2021-02-27T13:59:00Z">
        <w:r w:rsidR="00D04E96">
          <w:t>in</w:t>
        </w:r>
      </w:ins>
      <w:del w:id="270" w:author="Abigail Ferson" w:date="2021-02-27T13:59:00Z">
        <w:r w:rsidDel="00D04E96">
          <w:delText>as to</w:delText>
        </w:r>
      </w:del>
      <w:r>
        <w:t xml:space="preserve"> the functional form of age trends and discrep</w:t>
      </w:r>
      <w:ins w:id="271" w:author="Abigail Ferson" w:date="2021-02-27T13:58:00Z">
        <w:r w:rsidR="00D04E96">
          <w:t>a</w:t>
        </w:r>
      </w:ins>
      <w:del w:id="272" w:author="Abigail Ferson" w:date="2021-02-27T13:58:00Z">
        <w:r w:rsidDel="00D04E96">
          <w:delText>e</w:delText>
        </w:r>
      </w:del>
      <w:r>
        <w:t>ncies in closure among related variables.</w:t>
      </w:r>
    </w:p>
    <w:p w14:paraId="6A8B45BD" w14:textId="20B74224" w:rsidR="00E16356" w:rsidRDefault="00AF1D8C">
      <w:pPr>
        <w:pStyle w:val="BodyText"/>
      </w:pPr>
      <w:r>
        <w:t>“Closure” and internal consistency of the C flux budget w</w:t>
      </w:r>
      <w:ins w:id="273" w:author="Abigail Ferson" w:date="2021-02-27T14:06:00Z">
        <w:r w:rsidR="00BE10C0">
          <w:t>ere</w:t>
        </w:r>
      </w:ins>
      <w:del w:id="274" w:author="Abigail Ferson" w:date="2021-02-27T14:06:00Z">
        <w:r w:rsidDel="00BE10C0">
          <w:delText>as</w:delText>
        </w:r>
      </w:del>
      <w:r>
        <w:t xml:space="preserve"> less successful for young than mature forests (Figs. 9).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m:t>
            </m:r>
            <m:r>
              <m:rPr>
                <m:sty m:val="p"/>
              </m:rPr>
              <w:rPr>
                <w:rFonts w:ascii="Cambria Math" w:hAnsi="Cambria Math"/>
              </w:rPr>
              <m:t>-</m:t>
            </m:r>
            <m:r>
              <w:rPr>
                <w:rFonts w:ascii="Cambria Math" w:hAnsi="Cambria Math"/>
              </w:rPr>
              <m:t>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In assessing the C budget of young forests, we calculated </w:t>
      </w:r>
      <m:oMath>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r>
              <m:rPr>
                <m:sty m:val="p"/>
              </m:rPr>
              <w:rPr>
                <w:rFonts w:ascii="Cambria Math" w:hAnsi="Cambria Math"/>
              </w:rPr>
              <m:t>-</m:t>
            </m:r>
            <m:r>
              <w:rPr>
                <w:rFonts w:ascii="Cambria Math" w:hAnsi="Cambria Math"/>
              </w:rPr>
              <m:t>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w:t>
      </w:r>
      <w:del w:id="275" w:author="Abigail Ferson" w:date="2021-02-27T14:02:00Z">
        <w:r w:rsidDel="00D04E96">
          <w:delText xml:space="preserve"> in</w:delText>
        </w:r>
      </w:del>
      <w:r>
        <w:t xml:space="preserve">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and substantially different age trends resulting from the sum of co</w:t>
      </w:r>
      <w:proofErr w:type="spellStart"/>
      <w:r>
        <w:t>mponents</w:t>
      </w:r>
      <w:proofErr w:type="spellEnd"/>
      <w:r>
        <w:t xml:space="preserve"> versus total </w:t>
      </w:r>
      <m:oMath>
        <m:r>
          <w:rPr>
            <w:rFonts w:ascii="Cambria Math" w:hAnsi="Cambria Math"/>
          </w:rPr>
          <m:t>NPP</m:t>
        </m:r>
      </m:oMath>
      <w:r>
        <w:t xml:space="preserve"> (Figs. 9). Although age trends of young forests often converged towards mature forest averages, there were </w:t>
      </w:r>
      <w:del w:id="276" w:author="Abigail Ferson" w:date="2021-02-27T14:07:00Z">
        <w:r w:rsidDel="00BE10C0">
          <w:delText xml:space="preserve">also </w:delText>
        </w:r>
      </w:del>
      <w:r>
        <w:t xml:space="preserve">some discrepancies </w:t>
      </w:r>
      <w:del w:id="277" w:author="Abigail Ferson" w:date="2021-02-27T14:06:00Z">
        <w:r w:rsidDel="00BE10C0">
          <w:delText xml:space="preserve">between young forest trends and mature forest averages </w:delText>
        </w:r>
      </w:del>
      <w:r>
        <w:t>(Figs. 7, 9, S5-S30), most notably including a tendency for higher fluxes in regrowth boreal forests than in their mature counterparts (Fig. 9).</w:t>
      </w:r>
    </w:p>
    <w:p w14:paraId="7BFF661B" w14:textId="1D745C84" w:rsidR="00E16356" w:rsidRDefault="00AF1D8C">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had sufficient data to test for age trends (Table 1, Figs. 8, S20-S30). All of these displayed a significant overall increase</w:t>
      </w:r>
      <w:del w:id="278" w:author="Abigail Ferson" w:date="2021-02-27T14:08:00Z">
        <w:r w:rsidDel="00BE10C0">
          <w:delText xml:space="preserve"> with</w:delText>
        </w:r>
      </w:del>
      <w:r>
        <w:t xml:space="preserve"> with </w:t>
      </w:r>
      <m:oMath>
        <m:r>
          <w:rPr>
            <w:rFonts w:ascii="Cambria Math" w:hAnsi="Cambria Math"/>
          </w:rPr>
          <m:t>log10</m:t>
        </m:r>
        <m:r>
          <m:rPr>
            <m:sty m:val="p"/>
          </m:rPr>
          <w:rPr>
            <w:rFonts w:ascii="Cambria Math" w:hAnsi="Cambria Math"/>
          </w:rPr>
          <m:t>[</m:t>
        </m:r>
        <m:r>
          <w:rPr>
            <w:rFonts w:ascii="Cambria Math" w:hAnsi="Cambria Math"/>
          </w:rPr>
          <m:t>stand</m:t>
        </m:r>
        <m:r>
          <m:rPr>
            <m:sty m:val="p"/>
          </m:rPr>
          <w:rPr>
            <w:rFonts w:ascii="Cambria Math" w:hAnsi="Cambria Math"/>
          </w:rPr>
          <m:t>.</m:t>
        </m:r>
        <m:r>
          <w:rPr>
            <w:rFonts w:ascii="Cambria Math" w:hAnsi="Cambria Math"/>
          </w:rPr>
          <m:t>age</m:t>
        </m:r>
        <m:r>
          <m:rPr>
            <m:sty m:val="p"/>
          </m:rPr>
          <w:rPr>
            <w:rFonts w:ascii="Cambria Math" w:hAnsi="Cambria Math"/>
          </w:rPr>
          <m:t>]</m:t>
        </m:r>
      </m:oMath>
      <w:r>
        <w:t xml:space="preserve">. Age </w:t>
      </w:r>
      <m:oMath>
        <m:r>
          <m:rPr>
            <m:sty m:val="p"/>
          </m:rP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9, S20-S30).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m:rPr>
            <m:sty m:val="p"/>
          </m:rPr>
          <w:rPr>
            <w:rFonts w:ascii="Cambria Math" w:hAnsi="Cambria Math"/>
          </w:rPr>
          <m:t>×</m:t>
        </m:r>
      </m:oMath>
      <w:r>
        <w:t xml:space="preserve"> biome interactions were such that age trends were positive in some biomes and negative in others. 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w:t>
      </w:r>
      <w:del w:id="279" w:author="Abigail Ferson" w:date="2021-02-27T14:11:00Z">
        <w:r w:rsidDel="00BE10C0">
          <w:delText xml:space="preserve"> with age</w:delText>
        </w:r>
      </w:del>
      <w:r>
        <w:t xml:space="preserve"> in tropical forests (Figs. 8,9, S29). Similarly, </w:t>
      </w:r>
      <m:oMath>
        <m:r>
          <w:rPr>
            <w:rFonts w:ascii="Cambria Math" w:hAnsi="Cambria Math"/>
          </w:rPr>
          <m:t>OL</m:t>
        </m:r>
      </m:oMath>
      <w:r>
        <w:t xml:space="preserve"> declined slightly with age in temperate broadleaf forests, contrasting an increase in the other three biomes (Figs. 8, 9,</w:t>
      </w:r>
      <w:ins w:id="280" w:author="Abigail Ferson" w:date="2021-02-27T14:09:00Z">
        <w:r w:rsidR="00BE10C0">
          <w:t xml:space="preserve"> </w:t>
        </w:r>
      </w:ins>
      <w:r>
        <w:t>S30). 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w:t>
      </w:r>
      <w:ins w:id="281" w:author="Abigail Ferson" w:date="2021-02-27T14:09:00Z">
        <w:r w:rsidR="00BE10C0">
          <w:t>i</w:t>
        </w:r>
      </w:ins>
      <w:del w:id="282" w:author="Abigail Ferson" w:date="2021-02-27T14:09:00Z">
        <w:r w:rsidDel="00BE10C0">
          <w:delText>I</w:delText>
        </w:r>
      </w:del>
      <w:r>
        <w:t>g. 9).</w:t>
      </w:r>
    </w:p>
    <w:p w14:paraId="0FFD2315" w14:textId="77777777" w:rsidR="00E16356" w:rsidRDefault="00AF1D8C">
      <w:r>
        <w:br w:type="page"/>
      </w:r>
    </w:p>
    <w:p w14:paraId="7D37871C" w14:textId="77777777" w:rsidR="00E16356" w:rsidRDefault="00AF1D8C">
      <w:pPr>
        <w:pStyle w:val="Heading2"/>
      </w:pPr>
      <w:bookmarkStart w:id="283" w:name="discussion"/>
      <w:bookmarkEnd w:id="207"/>
      <w:bookmarkEnd w:id="260"/>
      <w:r>
        <w:lastRenderedPageBreak/>
        <w:t>Discussion</w:t>
      </w:r>
    </w:p>
    <w:p w14:paraId="56473D00" w14:textId="23B5AFA2" w:rsidR="00E16356" w:rsidRDefault="00AF1D8C">
      <w:pPr>
        <w:pStyle w:val="FirstParagraph"/>
      </w:pPr>
      <w:proofErr w:type="spellStart"/>
      <w:r>
        <w:rPr>
          <w:i/>
          <w:iCs/>
        </w:rPr>
        <w:t>ForC</w:t>
      </w:r>
      <w:proofErr w:type="spellEnd"/>
      <w:r>
        <w:t xml:space="preserve"> v3.0 provided unprecedented coverage of most major variables, yielding a broad picture of C cycling in the world’s major forest biomes. Carbon cycling rates generally increased from boreal to tropical regions and with stand age (Figs. 1, 9). Specifically, most C fluxes were highest in tropical forests, intermediate in temperate (broadleaf or conifer) forests, and lowest in boreal forests – a pattern that generally held for regrowth a</w:t>
      </w:r>
      <w:ins w:id="284" w:author="Abigail Ferson" w:date="2021-02-27T14:44:00Z">
        <w:r w:rsidR="004A6809">
          <w:t>nd</w:t>
        </w:r>
      </w:ins>
      <w:del w:id="285" w:author="Abigail Ferson" w:date="2021-02-27T14:44:00Z">
        <w:r w:rsidDel="004A6809">
          <w:delText>s well as</w:delText>
        </w:r>
      </w:del>
      <w:r>
        <w:t xml:space="preserve"> mature forests (Figs. 1, 7- 8, 9). The notable exception was mature forest </w:t>
      </w:r>
      <m:oMath>
        <m:r>
          <w:rPr>
            <w:rFonts w:ascii="Cambria Math" w:hAnsi="Cambria Math"/>
          </w:rPr>
          <m:t>NEP</m:t>
        </m:r>
      </m:oMath>
      <w:r>
        <w:t xml:space="preserve"> (the difference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which was statistically indistinguishable across biomes (Fig. 7f). There was also little directional variation in mean mature forest C stocks (biomass, dead wood, and organic layer) across biomes</w:t>
      </w:r>
      <w:ins w:id="286" w:author="Abigail Ferson" w:date="2021-02-27T14:45:00Z">
        <w:r w:rsidR="004A6809">
          <w:t>.</w:t>
        </w:r>
      </w:ins>
      <w:del w:id="287" w:author="Abigail Ferson" w:date="2021-02-27T14:45:00Z">
        <w:r w:rsidDel="004A6809">
          <w:delText>,</w:delText>
        </w:r>
      </w:del>
      <w:r>
        <w:t xml:space="preserve"> </w:t>
      </w:r>
      <w:ins w:id="288" w:author="Abigail Ferson" w:date="2021-02-27T14:45:00Z">
        <w:r w:rsidR="004A6809">
          <w:t>However,</w:t>
        </w:r>
      </w:ins>
      <w:del w:id="289" w:author="Abigail Ferson" w:date="2021-02-27T14:45:00Z">
        <w:r w:rsidDel="004A6809">
          <w:delText>although</w:delText>
        </w:r>
      </w:del>
      <w:r>
        <w:t xml:space="preserve"> maximum values for </w:t>
      </w:r>
      <w:proofErr w:type="spellStart"/>
      <w:ins w:id="290" w:author="Abigail Ferson" w:date="2021-02-27T14:45:00Z">
        <w:r w:rsidR="004A6809">
          <w:t>most</w:t>
        </w:r>
      </w:ins>
      <w:del w:id="291" w:author="Abigail Ferson" w:date="2021-02-27T14:45:00Z">
        <w:r w:rsidDel="004A6809">
          <w:delText xml:space="preserve">the majority of </w:delText>
        </w:r>
      </w:del>
      <w:r>
        <w:t>stocks</w:t>
      </w:r>
      <w:proofErr w:type="spellEnd"/>
      <w:r>
        <w:t xml:space="preserve"> (all including live or standing woody biomass) occurred in temperate biomes (Figs. 1, 3-6, 8). Consistent with theory and previous studies (Fig. 1), the majority of flux variables, together with most live biomass pools, increased significantly with stand age (Table 1; Figs. 7- 9, S5-S30). Together, these results indicate that</w:t>
      </w:r>
      <w:del w:id="292" w:author="Abigail Ferson" w:date="2021-02-27T14:46:00Z">
        <w:r w:rsidDel="004A6809">
          <w:delText>,</w:delText>
        </w:r>
      </w:del>
      <w:r>
        <w:t xml:space="preserve"> moving from cold to tropical climates and from young to old stands, there is a general acceleration of C cycling</w:t>
      </w:r>
      <w:ins w:id="293" w:author="Abigail Ferson" w:date="2021-02-27T14:46:00Z">
        <w:r w:rsidR="004A6809">
          <w:t>. In contrast,</w:t>
        </w:r>
      </w:ins>
      <w:del w:id="294" w:author="Abigail Ferson" w:date="2021-02-27T14:46:00Z">
        <w:r w:rsidDel="004A6809">
          <w:delText>, whereas</w:delText>
        </w:r>
      </w:del>
      <w:r>
        <w:t xml:space="preserve"> C stocks and </w:t>
      </w:r>
      <m:oMath>
        <m:r>
          <w:rPr>
            <w:rFonts w:ascii="Cambria Math" w:hAnsi="Cambria Math"/>
          </w:rPr>
          <m:t>NEP</m:t>
        </m:r>
      </m:oMath>
      <w:r>
        <w:t xml:space="preserve"> of mature forests, which are defined by the differences between in- and out- fluxes, do not vary systematically across biomes. Together, these results refine and expand ou</w:t>
      </w:r>
      <w:ins w:id="295" w:author="Abigail Ferson" w:date="2021-02-27T14:48:00Z">
        <w:r w:rsidR="004A6809">
          <w:t>r</w:t>
        </w:r>
      </w:ins>
      <w:del w:id="296" w:author="Abigail Ferson" w:date="2021-02-27T14:48:00Z">
        <w:r w:rsidDel="004A6809">
          <w:delText>t</w:delText>
        </w:r>
      </w:del>
      <w:r>
        <w:t xml:space="preserve"> understanding of C cycling in mature forests</w:t>
      </w:r>
      <w:del w:id="297" w:author="Abigail Ferson" w:date="2021-02-27T14:48:00Z">
        <w:r w:rsidDel="004A6809">
          <w:delText>,</w:delText>
        </w:r>
      </w:del>
      <w:r>
        <w:t xml:space="preserve"> while providing the first global-scale analysis of age trends in multiple forest C stocks and fluxes (Figs. 9).</w:t>
      </w:r>
    </w:p>
    <w:p w14:paraId="05FBFE59" w14:textId="77777777" w:rsidR="00E16356" w:rsidRDefault="00AF1D8C">
      <w:pPr>
        <w:pStyle w:val="Heading3"/>
      </w:pPr>
      <w:bookmarkStart w:id="298" w:name="c-cycling-across-biomes"/>
      <w:r>
        <w:t>C cycling across biomes</w:t>
      </w:r>
    </w:p>
    <w:p w14:paraId="2F594B8A" w14:textId="77777777" w:rsidR="00E16356" w:rsidRDefault="00AF1D8C">
      <w:pPr>
        <w:pStyle w:val="FirstParagraph"/>
      </w:pPr>
      <w:r>
        <w:t xml:space="preserve">Our analysis reveals that carbon cycling is most rapid in the tropics and slowest in boreal regions. For mature forests, this is consistent with a large body of previous work demonstrating that C fluxes generally decline with latitude and increase with temperature on a global scale (e.g., </w:t>
      </w:r>
      <w:proofErr w:type="spellStart"/>
      <w:r>
        <w:t>Luyssaert</w:t>
      </w:r>
      <w:proofErr w:type="spellEnd"/>
      <w:r>
        <w:t xml:space="preserve"> </w:t>
      </w:r>
      <w:r>
        <w:rPr>
          <w:i/>
          <w:iCs/>
        </w:rPr>
        <w:t>et al</w:t>
      </w:r>
      <w:r>
        <w:t xml:space="preserve"> 2007, Gillman </w:t>
      </w:r>
      <w:r>
        <w:rPr>
          <w:i/>
          <w:iCs/>
        </w:rPr>
        <w:t>et al</w:t>
      </w:r>
      <w:r>
        <w:t xml:space="preserve"> 2015, Li and Xiao 2019, Banbury Morgan </w:t>
      </w:r>
      <w:r>
        <w:rPr>
          <w:i/>
          <w:iCs/>
        </w:rPr>
        <w:t>et al</w:t>
      </w:r>
      <w:r>
        <w:t xml:space="preserve"> in press). This consistency is not surprising, particularly given commonality in the data analyzed or used for calibration. The finding that these patterns hold consistently across numerous fluxes, while consistent with theoretical expectations (Fig. 1), is novel to this analysis (but see Banbury Morgan </w:t>
      </w:r>
      <w:r>
        <w:rPr>
          <w:i/>
          <w:iCs/>
        </w:rPr>
        <w:t>et al</w:t>
      </w:r>
      <w:r>
        <w:t xml:space="preserve"> in press for nine autotrophic fluxes).</w:t>
      </w:r>
    </w:p>
    <w:p w14:paraId="0FB3B13F" w14:textId="05E5A251" w:rsidR="00E16356" w:rsidRDefault="00AF1D8C">
      <w:pPr>
        <w:pStyle w:val="BodyText"/>
      </w:pPr>
      <w:r>
        <w:t xml:space="preserve">The notable exception to the pattern of fluxes decreasing from tropical to boreal regions is </w:t>
      </w:r>
      <m:oMath>
        <m:r>
          <w:rPr>
            <w:rFonts w:ascii="Cambria Math" w:hAnsi="Cambria Math"/>
          </w:rPr>
          <m:t>NEP</m:t>
        </m:r>
      </m:oMath>
      <w:r>
        <w:t>, which showed no sig</w:t>
      </w:r>
      <w:proofErr w:type="spellStart"/>
      <w:r>
        <w:t>nificant</w:t>
      </w:r>
      <w:proofErr w:type="spellEnd"/>
      <w:r>
        <w:t xml:space="preserve"> differences across biomes, albeit with the highest mean in temperate broadleaf forests (Fig. 7f). Unlike the other C flux variables, </w:t>
      </w:r>
      <m:oMath>
        <m:r>
          <w:rPr>
            <w:rFonts w:ascii="Cambria Math" w:hAnsi="Cambria Math"/>
          </w:rPr>
          <m:t>NEP</m:t>
        </m:r>
      </m:oMath>
      <w:r>
        <w:t xml:space="preserve"> does not characterize the rate at which C cycles through the ecosystem, but</w:t>
      </w:r>
      <w:del w:id="299" w:author="Abigail Ferson" w:date="2021-02-27T14:50:00Z">
        <w:r w:rsidDel="00A55ECA">
          <w:delText>,</w:delText>
        </w:r>
      </w:del>
      <w:r>
        <w:t xml:space="preserve"> as the balance between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del w:id="300" w:author="Abigail Ferson" w:date="2021-02-27T14:51:00Z">
        <w:r w:rsidDel="00A55ECA">
          <w:delText>,</w:delText>
        </w:r>
      </w:del>
      <w:r>
        <w:t xml:space="preserve"> represent</w:t>
      </w:r>
      <w:proofErr w:type="spellStart"/>
      <w:ins w:id="301" w:author="Abigail Ferson" w:date="2021-02-27T14:55:00Z">
        <w:r w:rsidR="00A55ECA">
          <w:t>ing</w:t>
        </w:r>
      </w:ins>
      <w:proofErr w:type="spellEnd"/>
      <w:del w:id="302" w:author="Abigail Ferson" w:date="2021-02-27T14:55:00Z">
        <w:r w:rsidDel="00A55ECA">
          <w:delText>s</w:delText>
        </w:r>
      </w:del>
      <w:r>
        <w:t xml:space="preserve"> net CO</w:t>
      </w:r>
      <w:r>
        <w:rPr>
          <w:vertAlign w:val="subscript"/>
        </w:rPr>
        <w:t>2</w:t>
      </w:r>
      <w:r>
        <w:t xml:space="preserve"> sequestration (or release) by the ecosystem (Fig. 1). </w:t>
      </w:r>
      <m:oMath>
        <m:r>
          <w:rPr>
            <w:rFonts w:ascii="Cambria Math" w:hAnsi="Cambria Math"/>
          </w:rPr>
          <m:t>NEP</m:t>
        </m:r>
      </m:oMath>
      <w:r>
        <w:t xml:space="preserve"> tends to be relatively small in mature forest stands, which accumulate carbon slowly relative to younger stands, if at all (Fig. 1, Luyssaert </w:t>
      </w:r>
      <w:r>
        <w:rPr>
          <w:i/>
          <w:iCs/>
        </w:rPr>
        <w:t>et al</w:t>
      </w:r>
      <w:r>
        <w:t xml:space="preserve"> 2008, </w:t>
      </w:r>
      <w:proofErr w:type="spellStart"/>
      <w:r>
        <w:t>Amiro</w:t>
      </w:r>
      <w:proofErr w:type="spellEnd"/>
      <w:r>
        <w:t xml:space="preserve"> </w:t>
      </w:r>
      <w:r>
        <w:rPr>
          <w:i/>
          <w:iCs/>
        </w:rPr>
        <w:t>et al</w:t>
      </w:r>
      <w:r>
        <w:t xml:space="preserve"> 2010, </w:t>
      </w:r>
      <w:proofErr w:type="spellStart"/>
      <w:r>
        <w:t>Besnard</w:t>
      </w:r>
      <w:proofErr w:type="spellEnd"/>
      <w:r>
        <w:t xml:space="preserve"> </w:t>
      </w:r>
      <w:r>
        <w:rPr>
          <w:i/>
          <w:iCs/>
        </w:rPr>
        <w:t>et al</w:t>
      </w:r>
      <w:r>
        <w:t xml:space="preserve"> 2018). </w:t>
      </w:r>
      <w:del w:id="303" w:author="Abigail Ferson" w:date="2021-02-27T14:52:00Z">
        <w:r w:rsidDel="00A55ECA">
          <w:delText>It is t</w:delText>
        </w:r>
      </w:del>
      <w:ins w:id="304" w:author="Abigail Ferson" w:date="2021-02-27T14:52:00Z">
        <w:r w:rsidR="00A55ECA">
          <w:t>T</w:t>
        </w:r>
      </w:ins>
      <w:r>
        <w:t>herefore</w:t>
      </w:r>
      <w:ins w:id="305" w:author="Abigail Ferson" w:date="2021-02-27T14:52:00Z">
        <w:r w:rsidR="00A55ECA">
          <w:t>, it is</w:t>
        </w:r>
      </w:ins>
      <w:r>
        <w:t xml:space="preserve"> consistent with theory – and with previous research (</w:t>
      </w:r>
      <w:proofErr w:type="spellStart"/>
      <w:r>
        <w:t>Luyssaert</w:t>
      </w:r>
      <w:proofErr w:type="spellEnd"/>
      <w:r>
        <w:t xml:space="preserve"> </w:t>
      </w:r>
      <w:r>
        <w:rPr>
          <w:i/>
          <w:iCs/>
        </w:rPr>
        <w:t>et al</w:t>
      </w:r>
      <w:r>
        <w:t xml:space="preserve"> 2007) – that there are no pronounced differences across biomes. Rather, variation in </w:t>
      </w:r>
      <m:oMath>
        <m:r>
          <w:rPr>
            <w:rFonts w:ascii="Cambria Math" w:hAnsi="Cambria Math"/>
          </w:rPr>
          <m:t>NEP</m:t>
        </m:r>
      </m:oMath>
      <w:r>
        <w:t xml:space="preserve"> of mature forests appears to be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w:t>
      </w:r>
      <w:proofErr w:type="spellStart"/>
      <w:r>
        <w:t>tion</w:t>
      </w:r>
      <w:proofErr w:type="spellEnd"/>
      <w:r>
        <w:t xml:space="preserve">, Wilson </w:t>
      </w:r>
      <w:r>
        <w:rPr>
          <w:i/>
          <w:iCs/>
        </w:rPr>
        <w:t>et al</w:t>
      </w:r>
      <w:r>
        <w:t xml:space="preserve"> 2016). The fact that mature temperate broadleaf forests have a higher mean than the other biomes may reflect the fact that most of these forests are older secondary </w:t>
      </w:r>
      <w:r>
        <w:lastRenderedPageBreak/>
        <w:t>forests that, while classified here as mature, are still accumulating carbon (Curtis and Gough 2018).</w:t>
      </w:r>
    </w:p>
    <w:p w14:paraId="7BA375A1" w14:textId="77777777" w:rsidR="00E16356" w:rsidRDefault="00AF1D8C">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8a, S20-S30, Anderson </w:t>
      </w:r>
      <w:r>
        <w:rPr>
          <w:i/>
          <w:iCs/>
        </w:rPr>
        <w:t>et al</w:t>
      </w:r>
      <w:r>
        <w:t xml:space="preserve"> 2006, Cook-Patton </w:t>
      </w:r>
      <w:r>
        <w:rPr>
          <w:i/>
          <w:iCs/>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(not analyzed here). Biome differences in the accumulation rates of </w:t>
      </w:r>
      <m:oMath>
        <m:r>
          <w:rPr>
            <w:rFonts w:ascii="Cambria Math" w:hAnsi="Cambria Math"/>
          </w:rPr>
          <m:t>DW</m:t>
        </m:r>
      </m:oMath>
      <w:r>
        <w:t xml:space="preserve">, </w:t>
      </w:r>
      <m:oMath>
        <m:r>
          <w:rPr>
            <w:rFonts w:ascii="Cambria Math" w:hAnsi="Cambria Math"/>
          </w:rPr>
          <m:t>OL</m:t>
        </m:r>
      </m:oMath>
      <w:r>
        <w:t xml:space="preserve">, and soil C have not been detected, in part because these variables do not consistently increase with stand age (Figs. 1, 8, S27-S30, and see discussion below, Cook-Patton </w:t>
      </w:r>
      <w:r>
        <w:rPr>
          <w:i/>
          <w:iCs/>
        </w:rPr>
        <w:t>et al</w:t>
      </w:r>
      <w:r>
        <w:t xml:space="preserve"> 2020).</w:t>
      </w:r>
    </w:p>
    <w:p w14:paraId="48E4A716" w14:textId="77777777" w:rsidR="00E16356" w:rsidRDefault="00AF1D8C">
      <w:pPr>
        <w:pStyle w:val="BodyText"/>
      </w:pPr>
      <w:r>
        <w:t xml:space="preserve">For regrowth forests, little was previously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9, S5-S19), suggesting that regrowth forests follow latitudinal trends in carbon cycling similar to those of mature forests (e.g., Banbury Morgan </w:t>
      </w:r>
      <w:r>
        <w:rPr>
          <w:i/>
          <w:iCs/>
        </w:rPr>
        <w:t>et al</w:t>
      </w:r>
      <w:r>
        <w:t xml:space="preserve"> in press).</w:t>
      </w:r>
    </w:p>
    <w:p w14:paraId="06EACBBD" w14:textId="4C060633" w:rsidR="00E16356" w:rsidRDefault="00AF1D8C">
      <w:pPr>
        <w:pStyle w:val="BodyText"/>
      </w:pPr>
      <w:r>
        <w:t xml:space="preserve">In contrast to C fluxes and biomass accumulation rates in regrowth forests, stocks showed less systematic variation across biomes (c.f. Fig. 1). For aboveground biomass, which is the variable in </w:t>
      </w:r>
      <w:proofErr w:type="spellStart"/>
      <w:r>
        <w:rPr>
          <w:i/>
          <w:iCs/>
        </w:rPr>
        <w:t>ForC</w:t>
      </w:r>
      <w:proofErr w:type="spellEnd"/>
      <w:r>
        <w:t xml:space="preserve"> with the broadest geographical representation, the modest trend of declining biomass from tropical to boreal regions mirrors observations from spaceborne lidar that reveal a decline in aboveground biomass (for all forests, including secondary) with latitude across the </w:t>
      </w:r>
      <w:ins w:id="306" w:author="Abigail Ferson" w:date="2021-02-28T01:30:00Z">
        <w:r w:rsidR="001F287F">
          <w:t>northern</w:t>
        </w:r>
      </w:ins>
      <w:del w:id="307" w:author="Abigail Ferson" w:date="2021-02-28T01:29:00Z">
        <w:r w:rsidDel="001F287F">
          <w:delText>N</w:delText>
        </w:r>
      </w:del>
      <w:r>
        <w:t xml:space="preserve"> hemisphere (Hu </w:t>
      </w:r>
      <w:r>
        <w:rPr>
          <w:i/>
          <w:iCs/>
        </w:rPr>
        <w:t>et al</w:t>
      </w:r>
      <w:r>
        <w:t xml:space="preserve"> 2016). The highest-biomass forests on Earth are, however, found in coastal temperate climates of both the southern and northern hemisphere</w:t>
      </w:r>
      <w:ins w:id="308" w:author="Abigail Ferson" w:date="2021-02-27T15:01:00Z">
        <w:r w:rsidR="007B670B">
          <w:t>s</w:t>
        </w:r>
      </w:ins>
      <w:r>
        <w:t xml:space="preserve"> (Figs. 1, 8a, </w:t>
      </w:r>
      <w:ins w:id="309" w:author="Abigail Ferson" w:date="2021-02-27T23:09:00Z">
        <w:r w:rsidR="004D42D9">
          <w:t xml:space="preserve">Smithwick </w:t>
        </w:r>
        <w:r w:rsidR="004D42D9">
          <w:rPr>
            <w:i/>
            <w:iCs/>
          </w:rPr>
          <w:t>et al</w:t>
        </w:r>
        <w:r w:rsidR="004D42D9">
          <w:t xml:space="preserve"> 2002, </w:t>
        </w:r>
      </w:ins>
      <w:r>
        <w:t xml:space="preserve">Keith </w:t>
      </w:r>
      <w:r>
        <w:rPr>
          <w:i/>
          <w:iCs/>
        </w:rPr>
        <w:t>et al</w:t>
      </w:r>
      <w:r>
        <w:t xml:space="preserve"> 2009, </w:t>
      </w:r>
      <w:proofErr w:type="spellStart"/>
      <w:ins w:id="310" w:author="Abigail Ferson" w:date="2021-02-27T23:09:00Z">
        <w:r w:rsidR="004D42D9">
          <w:t>Larjavaara</w:t>
        </w:r>
        <w:proofErr w:type="spellEnd"/>
        <w:r w:rsidR="004D42D9">
          <w:t xml:space="preserve"> and Muller-Landau 2012</w:t>
        </w:r>
      </w:ins>
      <w:del w:id="311" w:author="Abigail Ferson" w:date="2021-02-27T23:09:00Z">
        <w:r w:rsidDel="004D42D9">
          <w:delText xml:space="preserve">Smithwick </w:delText>
        </w:r>
        <w:r w:rsidDel="004D42D9">
          <w:rPr>
            <w:i/>
            <w:iCs/>
          </w:rPr>
          <w:delText>et al</w:delText>
        </w:r>
        <w:r w:rsidDel="004D42D9">
          <w:delText xml:space="preserve"> 2002</w:delText>
        </w:r>
      </w:del>
      <w:r>
        <w:t xml:space="preserve">, Hu </w:t>
      </w:r>
      <w:r>
        <w:rPr>
          <w:i/>
          <w:iCs/>
        </w:rPr>
        <w:t>et al</w:t>
      </w:r>
      <w:r>
        <w:t xml:space="preserve"> 2016</w:t>
      </w:r>
      <w:del w:id="312" w:author="Abigail Ferson" w:date="2021-02-27T23:09:00Z">
        <w:r w:rsidDel="004D42D9">
          <w:delText>, Larjavaara and Muller-Landau 2012</w:delText>
        </w:r>
      </w:del>
      <w:r>
        <w:t xml:space="preserve">). Disproportionate representation of forests in one such region–the US Pacific Northwest–inflated estimates of temperate conifer fluxes and stocks for some variables and was responsible for </w:t>
      </w:r>
      <w:del w:id="313" w:author="Abigail Ferson" w:date="2021-02-27T15:04:00Z">
        <w:r w:rsidDel="007B670B">
          <w:delText>all of</w:delText>
        </w:r>
      </w:del>
      <w:ins w:id="314" w:author="Abigail Ferson" w:date="2021-02-27T15:04:00Z">
        <w:r w:rsidR="007B670B">
          <w:t>all</w:t>
        </w:r>
      </w:ins>
      <w:r>
        <w:t xml:space="preserve"> the anomalous results described here (e.g., lack of complete C budget closure, </w:t>
      </w:r>
      <w:ins w:id="315" w:author="Abigail Ferson" w:date="2021-02-27T15:02:00Z">
        <w:r w:rsidR="007B670B">
          <w:t xml:space="preserve">an </w:t>
        </w:r>
      </w:ins>
      <w:r>
        <w:t xml:space="preserve">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Thus, biome differences should always be interpreted relative to the geographic distribution of sampling, which only rarely adequately represents </w:t>
      </w:r>
      <w:del w:id="316" w:author="Abigail Ferson" w:date="2021-02-27T15:04:00Z">
        <w:r w:rsidDel="007B670B">
          <w:delText>the majority of</w:delText>
        </w:r>
      </w:del>
      <w:ins w:id="317" w:author="Abigail Ferson" w:date="2021-02-28T01:31:00Z">
        <w:r w:rsidR="005D2C5D">
          <w:t>of the majority of</w:t>
        </w:r>
      </w:ins>
      <w:r>
        <w:t xml:space="preserve"> forested area</w:t>
      </w:r>
      <w:ins w:id="318" w:author="Abigail Ferson" w:date="2021-02-27T15:02:00Z">
        <w:r w:rsidR="007B670B">
          <w:t>s</w:t>
        </w:r>
      </w:ins>
      <w:r>
        <w:t xml:space="preserve"> within a biome.</w:t>
      </w:r>
    </w:p>
    <w:p w14:paraId="7896D5D7" w14:textId="7633B712" w:rsidR="00E16356" w:rsidRDefault="00AF1D8C">
      <w:pPr>
        <w:pStyle w:val="BodyText"/>
      </w:pPr>
      <w:r>
        <w:t xml:space="preserve">Whereas aboveground biomass can be remotely sensed (albeit with significant uncertainties, </w:t>
      </w:r>
      <w:proofErr w:type="spellStart"/>
      <w:r>
        <w:t>Ploton</w:t>
      </w:r>
      <w:proofErr w:type="spellEnd"/>
      <w:r>
        <w:t xml:space="preserve"> </w:t>
      </w:r>
      <w:r>
        <w:rPr>
          <w:i/>
          <w:iCs/>
        </w:rPr>
        <w:t>et al</w:t>
      </w:r>
      <w:r>
        <w:t xml:space="preserve"> 2020) and receives s</w:t>
      </w:r>
      <w:ins w:id="319" w:author="Abigail Ferson" w:date="2021-02-28T01:32:00Z">
        <w:r w:rsidR="005D2C5D">
          <w:t>ubstantial</w:t>
        </w:r>
      </w:ins>
      <w:del w:id="320" w:author="Abigail Ferson" w:date="2021-02-28T01:32:00Z">
        <w:r w:rsidDel="005D2C5D">
          <w:delText>ignificant</w:delText>
        </w:r>
      </w:del>
      <w:r>
        <w:t xml:space="preserve"> research attention, far less is known about geographical variation in deadwood and organic layer (</w:t>
      </w:r>
      <m:oMath>
        <m:r>
          <w:rPr>
            <w:rFonts w:ascii="Cambria Math" w:hAnsi="Cambria Math"/>
          </w:rPr>
          <m:t>OL</m:t>
        </m:r>
      </m:oMath>
      <w:r>
        <w:t xml:space="preserve">) carbon across biomes, which has proved a limitation for C accounting efforts (Pan </w:t>
      </w:r>
      <w:r>
        <w:rPr>
          <w:i/>
          <w:iCs/>
        </w:rPr>
        <w:t>et al</w:t>
      </w:r>
      <w:r>
        <w:t xml:space="preserve"> 2011). Although these stocks can be important</w:t>
      </w:r>
      <w:ins w:id="321" w:author="Abigail Ferson" w:date="2021-02-28T01:33:00Z">
        <w:r w:rsidR="005D2C5D">
          <w:t xml:space="preserve">, </w:t>
        </w:r>
      </w:ins>
      <w:del w:id="322" w:author="Abigail Ferson" w:date="2021-02-28T01:33:00Z">
        <w:r w:rsidDel="005D2C5D">
          <w:delText>–</w:delText>
        </w:r>
      </w:del>
      <w:r>
        <w:t>exceeding 100 Mg C ha</w:t>
      </w:r>
      <w:r>
        <w:rPr>
          <w:vertAlign w:val="superscript"/>
        </w:rPr>
        <w:t>-1</w:t>
      </w:r>
      <w:r>
        <w:t xml:space="preserve"> in some stands (Figs. 8, S27-S29), this study is the first to synthesize deadwood data on a global scale (but see Cook-Patton </w:t>
      </w:r>
      <w:r>
        <w:rPr>
          <w:i/>
          <w:iCs/>
        </w:rPr>
        <w:t>et al</w:t>
      </w:r>
      <w:r>
        <w:t xml:space="preserve"> 2020 for young forests). Unfortunately, data remain too sparse for statistical comparison across biomes (Figs. 8, S27-S29; but see below for age trends), pointing to a need for more widespread quantification of both standing and downed deadwood. </w:t>
      </w:r>
      <w:proofErr w:type="spellStart"/>
      <w:r>
        <w:rPr>
          <w:i/>
          <w:iCs/>
        </w:rPr>
        <w:t>ForC</w:t>
      </w:r>
      <w:proofErr w:type="spellEnd"/>
      <w:r>
        <w:t xml:space="preserve"> coverage of </w:t>
      </w:r>
      <m:oMath>
        <m:r>
          <w:rPr>
            <w:rFonts w:ascii="Cambria Math" w:hAnsi="Cambria Math"/>
          </w:rPr>
          <m:t>OL</m:t>
        </m:r>
      </m:oMath>
      <w:r>
        <w:t xml:space="preserve"> </w:t>
      </w:r>
      <w:r>
        <w:lastRenderedPageBreak/>
        <w:t xml:space="preserve">stocks </w:t>
      </w:r>
      <w:ins w:id="323" w:author="Abigail Ferson" w:date="2021-02-28T01:34:00Z">
        <w:r w:rsidR="005D2C5D">
          <w:t>are</w:t>
        </w:r>
      </w:ins>
      <w:del w:id="324" w:author="Abigail Ferson" w:date="2021-02-28T01:34:00Z">
        <w:r w:rsidDel="005D2C5D">
          <w:delText>i</w:delText>
        </w:r>
      </w:del>
      <w:del w:id="325" w:author="Abigail Ferson" w:date="2021-02-28T01:33:00Z">
        <w:r w:rsidDel="005D2C5D">
          <w:delText>s</w:delText>
        </w:r>
      </w:del>
      <w:r>
        <w:t xml:space="preserve">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(Fig. 1, Allen </w:t>
      </w:r>
      <w:r>
        <w:rPr>
          <w:i/>
          <w:iCs/>
        </w:rPr>
        <w:t>et al</w:t>
      </w:r>
      <w:r>
        <w:t xml:space="preserve"> 2002, Anderson-Teixeira </w:t>
      </w:r>
      <w:r>
        <w:rPr>
          <w:i/>
          <w:iCs/>
        </w:rPr>
        <w:t>et al</w:t>
      </w:r>
      <w:r>
        <w:t xml:space="preserve"> 2011). Further research on non-living C stocks in the world’s forests will be essential to completing the picture.</w:t>
      </w:r>
    </w:p>
    <w:p w14:paraId="4D96A48C" w14:textId="77777777" w:rsidR="00E16356" w:rsidRDefault="00AF1D8C">
      <w:pPr>
        <w:pStyle w:val="Heading3"/>
      </w:pPr>
      <w:bookmarkStart w:id="326" w:name="age-trends-in-c-cycling"/>
      <w:bookmarkEnd w:id="298"/>
      <w:r>
        <w:t>Age trends in C cycling</w:t>
      </w:r>
    </w:p>
    <w:p w14:paraId="27336A0D" w14:textId="48CD07D1" w:rsidR="00E16356" w:rsidRDefault="00AF1D8C">
      <w:pPr>
        <w:pStyle w:val="FirstParagraph"/>
      </w:pPr>
      <w:r>
        <w:t xml:space="preserve">Our study reveals that most autotrophic C fluxes quickly increase and then decelerate as stands age (Figs. 7, 9), consistent with </w:t>
      </w:r>
      <w:ins w:id="327" w:author="Abigail Ferson" w:date="2021-02-27T15:10:00Z">
        <w:r w:rsidR="007B670B">
          <w:t xml:space="preserve">the </w:t>
        </w:r>
      </w:ins>
      <w:r>
        <w:t xml:space="preserve">current understanding of age trends in forest C cycling (Fig. 1; e.g., </w:t>
      </w:r>
      <w:ins w:id="328" w:author="Abigail Ferson" w:date="2021-02-27T23:10:00Z">
        <w:r w:rsidR="004D42D9">
          <w:t xml:space="preserve">Magnani </w:t>
        </w:r>
        <w:r w:rsidR="004D42D9">
          <w:rPr>
            <w:i/>
            <w:iCs/>
          </w:rPr>
          <w:t>et al</w:t>
        </w:r>
        <w:r w:rsidR="004D42D9">
          <w:t xml:space="preserve"> 2007</w:t>
        </w:r>
      </w:ins>
      <w:del w:id="329" w:author="Abigail Ferson" w:date="2021-02-27T23:10:00Z">
        <w:r w:rsidDel="004D42D9">
          <w:delText xml:space="preserve">Anderson-Teixeira </w:delText>
        </w:r>
        <w:r w:rsidDel="004D42D9">
          <w:rPr>
            <w:i/>
            <w:iCs/>
          </w:rPr>
          <w:delText>et al</w:delText>
        </w:r>
        <w:r w:rsidDel="004D42D9">
          <w:delText xml:space="preserve"> 2013</w:delText>
        </w:r>
      </w:del>
      <w:r>
        <w:t xml:space="preserve">, </w:t>
      </w:r>
      <w:proofErr w:type="spellStart"/>
      <w:r>
        <w:t>Amiro</w:t>
      </w:r>
      <w:proofErr w:type="spellEnd"/>
      <w:r>
        <w:t xml:space="preserve"> </w:t>
      </w:r>
      <w:r>
        <w:rPr>
          <w:i/>
          <w:iCs/>
        </w:rPr>
        <w:t>et al</w:t>
      </w:r>
      <w:r>
        <w:t xml:space="preserve"> 2010,</w:t>
      </w:r>
      <w:ins w:id="330" w:author="Abigail Ferson" w:date="2021-02-27T23:10:00Z">
        <w:r w:rsidR="004D42D9">
          <w:t xml:space="preserve"> </w:t>
        </w:r>
      </w:ins>
      <w:del w:id="331" w:author="Abigail Ferson" w:date="2021-02-27T23:10:00Z">
        <w:r w:rsidDel="004D42D9">
          <w:delText xml:space="preserve"> Magnani </w:delText>
        </w:r>
        <w:r w:rsidDel="004D42D9">
          <w:rPr>
            <w:i/>
            <w:iCs/>
          </w:rPr>
          <w:delText>et al</w:delText>
        </w:r>
        <w:r w:rsidDel="004D42D9">
          <w:delText xml:space="preserve"> 2007</w:delText>
        </w:r>
      </w:del>
      <w:ins w:id="332" w:author="Abigail Ferson" w:date="2021-02-27T23:10:00Z">
        <w:r w:rsidR="004D42D9">
          <w:t xml:space="preserve">Anderson-Teixeira </w:t>
        </w:r>
        <w:r w:rsidR="004D42D9">
          <w:rPr>
            <w:i/>
            <w:iCs/>
          </w:rPr>
          <w:t>et al</w:t>
        </w:r>
        <w:r w:rsidR="004D42D9">
          <w:t xml:space="preserve"> 2013</w:t>
        </w:r>
      </w:ins>
      <w:r>
        <w:t>). While limited records in very young (</w:t>
      </w:r>
      <w:r w:rsidRPr="00E3692B">
        <w:rPr>
          <w:rPrChange w:id="333" w:author="Abigail Ferson" w:date="2021-02-27T13:06:00Z">
            <w:rPr>
              <w:i/>
              <w:iCs/>
            </w:rPr>
          </w:rPrChange>
        </w:rPr>
        <w:t>i.e</w:t>
      </w:r>
      <w:r>
        <w:rPr>
          <w:i/>
          <w:iCs/>
        </w:rPr>
        <w:t>.</w:t>
      </w:r>
      <w:r>
        <w:t>, &lt;5 year</w:t>
      </w:r>
      <w:ins w:id="334" w:author="Abigail Ferson" w:date="2021-02-27T15:10:00Z">
        <w:r w:rsidR="007B670B">
          <w:t>s</w:t>
        </w:r>
      </w:ins>
      <w:r>
        <w:t xml:space="preserve">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would be minimal immediately following a stand-clearing disturbance (Fig. 1). These would be expected to increase rapidly, along with the most metabolically active components of biomass, foliage</w:t>
      </w:r>
      <w:ins w:id="335" w:author="Abigail Ferson" w:date="2021-02-27T15:11:00Z">
        <w:r w:rsidR="00BB796D">
          <w:t>,</w:t>
        </w:r>
      </w:ins>
      <w:r>
        <w:t xml:space="preserve"> and fine roots, which also increase rapidly with stand age (Figs. 1, 7-9).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 and therefore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 are expected to be non-zero following stand-clearing disturbance (Fig. 1).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w:t>
      </w:r>
      <m:oMath>
        <m:r>
          <w:rPr>
            <w:rFonts w:ascii="Cambria Math" w:hAnsi="Cambria Math"/>
          </w:rPr>
          <m:t>DW</m:t>
        </m:r>
      </m:oMath>
      <w:r>
        <w:t xml:space="preserve">, and </w:t>
      </w:r>
      <m:oMath>
        <m:r>
          <w:rPr>
            <w:rFonts w:ascii="Cambria Math" w:hAnsi="Cambria Math"/>
          </w:rPr>
          <m:t>OL</m:t>
        </m:r>
      </m:oMath>
      <w:r>
        <w:t xml:space="preserve"> (</w:t>
      </w:r>
      <w:ins w:id="336" w:author="Abigail Ferson" w:date="2021-02-27T23:11:00Z">
        <w:r w:rsidR="004D42D9">
          <w:t>Bond-</w:t>
        </w:r>
        <w:proofErr w:type="spellStart"/>
        <w:r w:rsidR="004D42D9">
          <w:t>Lamberty</w:t>
        </w:r>
        <w:proofErr w:type="spellEnd"/>
        <w:r w:rsidR="004D42D9">
          <w:t xml:space="preserve"> </w:t>
        </w:r>
        <w:r w:rsidR="004D42D9">
          <w:rPr>
            <w:i/>
            <w:iCs/>
          </w:rPr>
          <w:t>et al</w:t>
        </w:r>
        <w:r w:rsidR="004D42D9">
          <w:t xml:space="preserve"> 2004, Maurer </w:t>
        </w:r>
        <w:r w:rsidR="004D42D9">
          <w:rPr>
            <w:i/>
            <w:iCs/>
          </w:rPr>
          <w:t>et al</w:t>
        </w:r>
        <w:r w:rsidR="004D42D9">
          <w:t xml:space="preserve"> 2016, </w:t>
        </w:r>
      </w:ins>
      <w:r>
        <w:t xml:space="preserve">Ribeiro-Kumara </w:t>
      </w:r>
      <w:r>
        <w:rPr>
          <w:i/>
          <w:iCs/>
        </w:rPr>
        <w:t>et al</w:t>
      </w:r>
      <w:r>
        <w:t xml:space="preserve"> 2020</w:t>
      </w:r>
      <w:del w:id="337" w:author="Abigail Ferson" w:date="2021-02-27T23:11:00Z">
        <w:r w:rsidDel="004D42D9">
          <w:delText xml:space="preserve">, Maurer </w:delText>
        </w:r>
        <w:r w:rsidDel="004D42D9">
          <w:rPr>
            <w:i/>
            <w:iCs/>
          </w:rPr>
          <w:delText>et al</w:delText>
        </w:r>
        <w:r w:rsidDel="004D42D9">
          <w:delText xml:space="preserve"> 2016, Bond-Lamberty </w:delText>
        </w:r>
        <w:r w:rsidDel="004D42D9">
          <w:rPr>
            <w:i/>
            <w:iCs/>
          </w:rPr>
          <w:delText>et al</w:delText>
        </w:r>
        <w:r w:rsidDel="004D42D9">
          <w:delText xml:space="preserve"> 2004</w:delText>
        </w:r>
      </w:del>
      <w:r>
        <w:t xml:space="preserve">), with the latter being strongly dependent upon the type of stand initiating disturbance (discussed below). </w:t>
      </w:r>
      <w:del w:id="338" w:author="Abigail Ferson" w:date="2021-02-27T15:12:00Z">
        <w:r w:rsidDel="00BB796D">
          <w:delText>In t</w:delText>
        </w:r>
      </w:del>
      <w:ins w:id="339" w:author="Abigail Ferson" w:date="2021-02-27T15:12:00Z">
        <w:r w:rsidR="00BB796D">
          <w:t>T</w:t>
        </w:r>
      </w:ins>
      <w:r>
        <w:t>his study,</w:t>
      </w:r>
      <w:del w:id="340" w:author="Abigail Ferson" w:date="2021-02-27T15:12:00Z">
        <w:r w:rsidDel="00BB796D">
          <w:delText xml:space="preserve"> we</w:delText>
        </w:r>
      </w:del>
      <w:r>
        <w:t xml:space="preserve"> detect</w:t>
      </w:r>
      <w:ins w:id="341" w:author="Abigail Ferson" w:date="2021-02-27T15:12:00Z">
        <w:r w:rsidR="00BB796D">
          <w:t>s</w:t>
        </w:r>
      </w:ins>
      <w:r>
        <w:t xml:space="preserve"> no significant overall age trends in either </w:t>
      </w:r>
      <m:oMath>
        <m:sSub>
          <m:sSubPr>
            <m:ctrlPr>
              <w:rPr>
                <w:rFonts w:ascii="Cambria Math" w:hAnsi="Cambria Math"/>
              </w:rPr>
            </m:ctrlPr>
          </m:sSubPr>
          <m:e>
            <m:r>
              <w:rPr>
                <w:rFonts w:ascii="Cambria Math" w:hAnsi="Cambria Math"/>
              </w:rPr>
              <m:t>R</m:t>
            </m:r>
          </m:e>
          <m:sub>
            <m:r>
              <w:rPr>
                <w:rFonts w:ascii="Cambria Math" w:hAnsi="Cambria Math"/>
              </w:rPr>
              <m:t>het</m:t>
            </m:r>
            <m:r>
              <m:rPr>
                <m:sty m:val="p"/>
              </m:rPr>
              <w:rPr>
                <w:rFonts w:ascii="Cambria Math" w:hAnsi="Cambria Math"/>
              </w:rPr>
              <m:t>-</m:t>
            </m:r>
            <m:r>
              <w:rPr>
                <w:rFonts w:ascii="Cambria Math" w:hAnsi="Cambria Math"/>
              </w:rPr>
              <m:t>soil</m:t>
            </m:r>
          </m:sub>
        </m:sSub>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con</w:t>
      </w:r>
      <w:proofErr w:type="spellStart"/>
      <w:r>
        <w:t>sistent</w:t>
      </w:r>
      <w:proofErr w:type="spellEnd"/>
      <w:r>
        <w:t xml:space="preserve"> with previous findings (Law </w:t>
      </w:r>
      <w:r>
        <w:rPr>
          <w:i/>
          <w:iCs/>
        </w:rPr>
        <w:t>et al</w:t>
      </w:r>
      <w:r>
        <w:t xml:space="preserve"> 2003, </w:t>
      </w:r>
      <w:proofErr w:type="spellStart"/>
      <w:r>
        <w:t>Pregitzer</w:t>
      </w:r>
      <w:proofErr w:type="spellEnd"/>
      <w:r>
        <w:t xml:space="preserve"> and </w:t>
      </w:r>
      <w:proofErr w:type="spellStart"/>
      <w:r>
        <w:t>Euskirchen</w:t>
      </w:r>
      <w:proofErr w:type="spellEnd"/>
      <w:r>
        <w:t xml:space="preserve"> 2004, </w:t>
      </w:r>
      <w:proofErr w:type="spellStart"/>
      <w:r>
        <w:t>Goulden</w:t>
      </w:r>
      <w:proofErr w:type="spellEnd"/>
      <w:r>
        <w:t xml:space="preserve"> </w:t>
      </w:r>
      <w:r>
        <w:rPr>
          <w:i/>
          <w:iCs/>
        </w:rPr>
        <w:t>et al</w:t>
      </w:r>
      <w:r>
        <w:t xml:space="preserve"> 2011).</w:t>
      </w:r>
    </w:p>
    <w:p w14:paraId="7A782A5E" w14:textId="30020E44" w:rsidR="00E16356" w:rsidRDefault="00AF1D8C">
      <w:pPr>
        <w:pStyle w:val="BodyText"/>
      </w:pPr>
      <w:r>
        <w:t>Notably, net carbon sequestration (</w:t>
      </w:r>
      <m:oMath>
        <m:r>
          <w:rPr>
            <w:rFonts w:ascii="Cambria Math" w:hAnsi="Cambria Math"/>
          </w:rPr>
          <m:t>NEP</m:t>
        </m:r>
      </m:oMath>
      <w:r>
        <w:t>) exhibits an overall increase with age across the first 100 years of stand development, with more pronounced patte</w:t>
      </w:r>
      <w:proofErr w:type="spellStart"/>
      <w:r>
        <w:t>rns</w:t>
      </w:r>
      <w:proofErr w:type="spellEnd"/>
      <w:r>
        <w:t xml:space="preserve"> in temperate than boreal forests (Fig. 7). This finding is consistent with previous studies showing an increase in </w:t>
      </w:r>
      <m:oMath>
        <m:r>
          <w:rPr>
            <w:rFonts w:ascii="Cambria Math" w:hAnsi="Cambria Math"/>
          </w:rPr>
          <m:t>NEP</m:t>
        </m:r>
      </m:oMath>
      <w:r>
        <w:t xml:space="preserve"> across relatively young stand ages (</w:t>
      </w:r>
      <w:proofErr w:type="spellStart"/>
      <w:ins w:id="342" w:author="Abigail Ferson" w:date="2021-02-27T23:11:00Z">
        <w:r w:rsidR="004D42D9">
          <w:t>Baldocchi</w:t>
        </w:r>
        <w:proofErr w:type="spellEnd"/>
        <w:r w:rsidR="004D42D9">
          <w:t xml:space="preserve"> </w:t>
        </w:r>
        <w:r w:rsidR="004D42D9">
          <w:rPr>
            <w:i/>
            <w:iCs/>
          </w:rPr>
          <w:t>et al</w:t>
        </w:r>
        <w:r w:rsidR="004D42D9">
          <w:t xml:space="preserve"> 2001, </w:t>
        </w:r>
      </w:ins>
      <w:proofErr w:type="spellStart"/>
      <w:r>
        <w:t>Pregitzer</w:t>
      </w:r>
      <w:proofErr w:type="spellEnd"/>
      <w:r>
        <w:t xml:space="preserve"> and </w:t>
      </w:r>
      <w:proofErr w:type="spellStart"/>
      <w:r>
        <w:t>Euskirchen</w:t>
      </w:r>
      <w:proofErr w:type="spellEnd"/>
      <w:r>
        <w:t xml:space="preserve"> 2004</w:t>
      </w:r>
      <w:del w:id="343" w:author="Abigail Ferson" w:date="2021-02-27T23:11:00Z">
        <w:r w:rsidDel="004D42D9">
          <w:delText xml:space="preserve">, Baldocchi </w:delText>
        </w:r>
        <w:r w:rsidDel="004D42D9">
          <w:rPr>
            <w:i/>
            <w:iCs/>
          </w:rPr>
          <w:delText>et al</w:delText>
        </w:r>
        <w:r w:rsidDel="004D42D9">
          <w:delText xml:space="preserve"> 2001</w:delText>
        </w:r>
      </w:del>
      <w:r>
        <w:t xml:space="preserve">, </w:t>
      </w:r>
      <w:proofErr w:type="spellStart"/>
      <w:r>
        <w:t>Luyssaert</w:t>
      </w:r>
      <w:proofErr w:type="spellEnd"/>
      <w:r>
        <w:t xml:space="preserve"> </w:t>
      </w:r>
      <w:r>
        <w:rPr>
          <w:i/>
          <w:iCs/>
        </w:rPr>
        <w:t>et al</w:t>
      </w:r>
      <w:r>
        <w:t xml:space="preserve"> 2008). However, </w:t>
      </w:r>
      <m:oMath>
        <m:r>
          <w:rPr>
            <w:rFonts w:ascii="Cambria Math" w:hAnsi="Cambria Math"/>
          </w:rPr>
          <m:t>NEP</m:t>
        </m:r>
      </m:oMath>
      <w:r>
        <w:t xml:space="preserve"> is theoretically expected to peak in intermediate-aged stands and thereafter decline, consistent with decelerating C accumulation as stands age (Fig. 9, Odum 1969), and such declines have been observed (Law </w:t>
      </w:r>
      <w:r>
        <w:rPr>
          <w:i/>
          <w:iCs/>
        </w:rPr>
        <w:t>et al</w:t>
      </w:r>
      <w:r>
        <w:t xml:space="preserve"> 2003, </w:t>
      </w:r>
      <w:proofErr w:type="spellStart"/>
      <w:r>
        <w:t>Luyssaert</w:t>
      </w:r>
      <w:proofErr w:type="spellEnd"/>
      <w:r>
        <w:t xml:space="preserve"> </w:t>
      </w:r>
      <w:r>
        <w:rPr>
          <w:i/>
          <w:iCs/>
        </w:rPr>
        <w:t>et al</w:t>
      </w:r>
      <w:r>
        <w:t xml:space="preserve"> 2008). The fact that </w:t>
      </w:r>
      <m:oMath>
        <m:r>
          <w:rPr>
            <w:rFonts w:ascii="Cambria Math" w:hAnsi="Cambria Math"/>
          </w:rPr>
          <m:t>NEP</m:t>
        </m:r>
      </m:oMath>
      <w:r>
        <w:t xml:space="preserve"> 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 Moreover, both biomass and non-living C stocks often continue to increase well beyond the 100-yr threshold used here to delimit young and mature stands (</w:t>
      </w:r>
      <w:proofErr w:type="spellStart"/>
      <w:r>
        <w:t>Luyssaert</w:t>
      </w:r>
      <w:proofErr w:type="spellEnd"/>
      <w:r>
        <w:t xml:space="preserve"> </w:t>
      </w:r>
      <w:r>
        <w:rPr>
          <w:i/>
          <w:iCs/>
        </w:rPr>
        <w:t>et al</w:t>
      </w:r>
      <w:r>
        <w:t xml:space="preserve"> 2008, </w:t>
      </w:r>
      <w:proofErr w:type="spellStart"/>
      <w:ins w:id="344" w:author="Abigail Ferson" w:date="2021-02-27T23:11:00Z">
        <w:r w:rsidR="004D42D9">
          <w:t>Lichstein</w:t>
        </w:r>
        <w:proofErr w:type="spellEnd"/>
        <w:r w:rsidR="004D42D9">
          <w:t xml:space="preserve"> </w:t>
        </w:r>
        <w:r w:rsidR="004D42D9">
          <w:rPr>
            <w:i/>
            <w:iCs/>
          </w:rPr>
          <w:t>et al</w:t>
        </w:r>
        <w:r w:rsidR="004D42D9">
          <w:t xml:space="preserve"> 2009, </w:t>
        </w:r>
      </w:ins>
      <w:r>
        <w:t xml:space="preserve">McGarvey </w:t>
      </w:r>
      <w:r>
        <w:rPr>
          <w:i/>
          <w:iCs/>
        </w:rPr>
        <w:t>et al</w:t>
      </w:r>
      <w:r>
        <w:t xml:space="preserve"> 2014</w:t>
      </w:r>
      <w:del w:id="345" w:author="Abigail Ferson" w:date="2021-02-27T23:12:00Z">
        <w:r w:rsidDel="004D42D9">
          <w:delText xml:space="preserve">, Lichstein </w:delText>
        </w:r>
        <w:r w:rsidDel="004D42D9">
          <w:rPr>
            <w:i/>
            <w:iCs/>
          </w:rPr>
          <w:delText>et al</w:delText>
        </w:r>
        <w:r w:rsidDel="004D42D9">
          <w:delText xml:space="preserve"> 2009</w:delText>
        </w:r>
      </w:del>
      <w:r>
        <w:t>). Additional data, including</w:t>
      </w:r>
      <w:del w:id="346" w:author="Abigail Ferson" w:date="2021-02-27T15:13:00Z">
        <w:r w:rsidDel="00BB796D">
          <w:delText xml:space="preserve"> on</w:delText>
        </w:r>
      </w:del>
      <w:r>
        <w:t xml:space="preserve"> age trends of deadwood, the organic layer, and soil C will be important to parsing the timing and exten</w:t>
      </w:r>
      <w:ins w:id="347" w:author="Abigail Ferson" w:date="2021-02-27T15:14:00Z">
        <w:r w:rsidR="00BB796D">
          <w:t>t</w:t>
        </w:r>
      </w:ins>
      <w:del w:id="348" w:author="Abigail Ferson" w:date="2021-02-27T15:14:00Z">
        <w:r w:rsidDel="00BB796D">
          <w:delText>d</w:delText>
        </w:r>
      </w:del>
      <w:r>
        <w:t xml:space="preserve"> of an age-related </w:t>
      </w:r>
      <m:oMath>
        <m:r>
          <w:rPr>
            <w:rFonts w:ascii="Cambria Math" w:hAnsi="Cambria Math"/>
          </w:rPr>
          <m:t>NEP</m:t>
        </m:r>
      </m:oMath>
      <w:r>
        <w:t xml:space="preserve"> decrease across forest biomes.</w:t>
      </w:r>
    </w:p>
    <w:p w14:paraId="6EFE5A72" w14:textId="28FB5281" w:rsidR="00E16356" w:rsidRDefault="00AF1D8C">
      <w:pPr>
        <w:pStyle w:val="BodyText"/>
      </w:pPr>
      <w:r>
        <w:t xml:space="preserve">In terms of stocks, our study reveals consistent increases in live biomass stocks with stand age, a pattern that is well-known and expected (e.g., </w:t>
      </w:r>
      <w:proofErr w:type="spellStart"/>
      <w:r>
        <w:t>Lichstein</w:t>
      </w:r>
      <w:proofErr w:type="spellEnd"/>
      <w:r>
        <w:t xml:space="preserve"> </w:t>
      </w:r>
      <w:r>
        <w:rPr>
          <w:i/>
          <w:iCs/>
        </w:rPr>
        <w:t>et al</w:t>
      </w:r>
      <w:r>
        <w:t xml:space="preserve"> 2009, Yang </w:t>
      </w:r>
      <w:r>
        <w:rPr>
          <w:i/>
          <w:iCs/>
        </w:rPr>
        <w:t>et al</w:t>
      </w:r>
      <w:r>
        <w:t xml:space="preserve"> 2011), contrasting with more variable age trends in deadwood and the organic layer (Fig. 9). The </w:t>
      </w:r>
      <w:r>
        <w:lastRenderedPageBreak/>
        <w:t>latter depend</w:t>
      </w:r>
      <w:ins w:id="349" w:author="Abigail Ferson" w:date="2021-02-27T15:15:00Z">
        <w:r w:rsidR="00BB796D">
          <w:t>s</w:t>
        </w:r>
      </w:ins>
      <w:r>
        <w:t xml:space="preserve"> strongly on the type of disturbance. Disturbances that remove most woody material (e.g., </w:t>
      </w:r>
      <w:proofErr w:type="spellStart"/>
      <w:r>
        <w:t>clearcut</w:t>
      </w:r>
      <w:proofErr w:type="spellEnd"/>
      <w:r>
        <w:t xml:space="preserve"> logging, agriculture) result in negligible deadwood in young stands, followed by a buildup over time (e.g., tropical stands in Figs. 8, 9; e.g., Vargas </w:t>
      </w:r>
      <w:r>
        <w:rPr>
          <w:i/>
          <w:iCs/>
        </w:rPr>
        <w:t>et al</w:t>
      </w:r>
      <w:r>
        <w:t xml:space="preserve"> 2008). In contrast, natural disturbances (e.g., fire, drought, typhoons/hurricanes)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that slowly decomposes as the stand recovers, resulting in declines across young stand ages (e.g., temp</w:t>
      </w:r>
      <w:proofErr w:type="spellStart"/>
      <w:r>
        <w:t>erate</w:t>
      </w:r>
      <w:proofErr w:type="spellEnd"/>
      <w:r>
        <w:t xml:space="preserve"> and boreal stands in Figs. 8, 9</w:t>
      </w:r>
      <w:del w:id="350" w:author="Abigail Ferson" w:date="2021-02-28T01:41:00Z">
        <w:r w:rsidDel="003A5A0C">
          <w:delText xml:space="preserve">, </w:delText>
        </w:r>
      </w:del>
      <w:ins w:id="351" w:author="Abigail Ferson" w:date="2021-02-28T01:41:00Z">
        <w:r w:rsidR="003A5A0C">
          <w:t xml:space="preserve">; e.g., </w:t>
        </w:r>
      </w:ins>
      <w:r>
        <w:t xml:space="preserve">Carmona </w:t>
      </w:r>
      <w:r>
        <w:rPr>
          <w:i/>
          <w:iCs/>
        </w:rPr>
        <w:t>et al</w:t>
      </w:r>
      <w:r>
        <w:t xml:space="preserve"> 2002). Further study and synthesis of non-living C stocks across biomes, stand ages, and disturbance types will be valuable </w:t>
      </w:r>
      <w:ins w:id="352" w:author="Abigail Ferson" w:date="2021-02-27T15:16:00Z">
        <w:r w:rsidR="00BB796D">
          <w:t>in</w:t>
        </w:r>
      </w:ins>
      <w:del w:id="353" w:author="Abigail Ferson" w:date="2021-02-27T15:16:00Z">
        <w:r w:rsidDel="00BB796D">
          <w:delText>to</w:delText>
        </w:r>
      </w:del>
      <w:r>
        <w:t xml:space="preserve"> giving a more comprehensive picture.</w:t>
      </w:r>
    </w:p>
    <w:p w14:paraId="2EE0C2D3" w14:textId="77777777" w:rsidR="00E16356" w:rsidRDefault="00AF1D8C">
      <w:pPr>
        <w:pStyle w:val="Heading3"/>
      </w:pPr>
      <w:bookmarkStart w:id="354" w:name="c-variable-coverage-and-budget-closure"/>
      <w:bookmarkEnd w:id="326"/>
      <w:r>
        <w:t>C variable coverage and budget closure</w:t>
      </w:r>
    </w:p>
    <w:p w14:paraId="7F9ED26B" w14:textId="2A1DEE39" w:rsidR="00E16356" w:rsidRDefault="00AF1D8C">
      <w:pPr>
        <w:pStyle w:val="FirstParagraph"/>
      </w:pPr>
      <w:r>
        <w:t xml:space="preserve">The large number of C cycle variables covered by </w:t>
      </w:r>
      <w:proofErr w:type="spellStart"/>
      <w:r>
        <w:t>ForC</w:t>
      </w:r>
      <w:proofErr w:type="spellEnd"/>
      <w:r>
        <w:t xml:space="preserve">, and the relatively high consistency among them (Figs. 3-6, 9), provide confidence that our reported mature forest means provide useful baselines for </w:t>
      </w:r>
      <w:del w:id="355" w:author="Abigail Ferson" w:date="2021-02-27T15:19:00Z">
        <w:r w:rsidDel="00BB796D">
          <w:delText>analysis</w:delText>
        </w:r>
      </w:del>
      <w:del w:id="356" w:author="Abigail Ferson" w:date="2021-02-27T15:17:00Z">
        <w:r w:rsidDel="00BB796D">
          <w:delText xml:space="preserve"> – w</w:delText>
        </w:r>
      </w:del>
      <w:del w:id="357" w:author="Abigail Ferson" w:date="2021-02-27T15:18:00Z">
        <w:r w:rsidDel="00BB796D">
          <w:delText>ith t</w:delText>
        </w:r>
      </w:del>
      <w:del w:id="358" w:author="Abigail Ferson" w:date="2021-02-27T15:19:00Z">
        <w:r w:rsidDel="00BB796D">
          <w:delText>he</w:delText>
        </w:r>
      </w:del>
      <w:ins w:id="359" w:author="Abigail Ferson" w:date="2021-02-27T15:19:00Z">
        <w:r w:rsidR="00BB796D">
          <w:t>analysis. The</w:t>
        </w:r>
      </w:ins>
      <w:r>
        <w:t xml:space="preserve"> caveats</w:t>
      </w:r>
      <w:ins w:id="360" w:author="Abigail Ferson" w:date="2021-02-27T15:18:00Z">
        <w:r w:rsidR="00BB796D">
          <w:t xml:space="preserve"> being</w:t>
        </w:r>
      </w:ins>
      <w:r>
        <w:t xml:space="preserve"> that they are unlikely to be accurate representations of C cycling for any particular forest, and that these sample means almost certainly do not represent true biome means (</w:t>
      </w:r>
      <w:ins w:id="361" w:author="Abigail Ferson" w:date="2021-02-27T15:20:00Z">
        <w:r w:rsidR="00BB796D">
          <w:t>specifically</w:t>
        </w:r>
      </w:ins>
      <w:del w:id="362" w:author="Abigail Ferson" w:date="2021-02-27T15:20:00Z">
        <w:r w:rsidDel="00BB796D">
          <w:delText>particularly</w:delText>
        </w:r>
      </w:del>
      <w:r>
        <w:t xml:space="preserve"> for temperate conifer forests where high-biomass stands are over-represented in </w:t>
      </w:r>
      <w:proofErr w:type="spellStart"/>
      <w:r>
        <w:rPr>
          <w:i/>
          <w:iCs/>
        </w:rPr>
        <w:t>ForC</w:t>
      </w:r>
      <w:proofErr w:type="spellEnd"/>
      <w:r>
        <w:t>).</w:t>
      </w:r>
    </w:p>
    <w:p w14:paraId="0AFB54CD" w14:textId="20388034" w:rsidR="00E16356" w:rsidRDefault="00AF1D8C">
      <w:pPr>
        <w:pStyle w:val="BodyText"/>
      </w:pPr>
      <w:r>
        <w:t>In this analysis, the C cycle budgets for mature forests usually come close to closure</w:t>
      </w:r>
      <w:ins w:id="363" w:author="Abigail Ferson" w:date="2021-02-28T01:43:00Z">
        <w:r w:rsidR="003A5A0C">
          <w:t xml:space="preserve">, </w:t>
        </w:r>
      </w:ins>
      <w:del w:id="364" w:author="Abigail Ferson" w:date="2021-02-28T01:43:00Z">
        <w:r w:rsidDel="003A5A0C">
          <w:delText>–-</w:delText>
        </w:r>
      </w:del>
      <w:r>
        <w:t>that is, the sums of component variables do not differ from the larger fluxes by more than one standard deviation (Figs. 3-6, 9). On the one hand, this reflects the general fact that ecosystem-scale measurements tend to close the C budget more easily and consistently than, for example, for energy balance (</w:t>
      </w:r>
      <w:proofErr w:type="spellStart"/>
      <w:r>
        <w:t>Stoy</w:t>
      </w:r>
      <w:proofErr w:type="spellEnd"/>
      <w:r>
        <w:t xml:space="preserve"> </w:t>
      </w:r>
      <w:r>
        <w:rPr>
          <w:i/>
          <w:iCs/>
        </w:rPr>
        <w:t>et al</w:t>
      </w:r>
      <w:r>
        <w:t xml:space="preserve"> 2013). On the other, however, </w:t>
      </w:r>
      <w:proofErr w:type="spellStart"/>
      <w:r>
        <w:rPr>
          <w:i/>
          <w:iCs/>
        </w:rPr>
        <w:t>ForC</w:t>
      </w:r>
      <w:proofErr w:type="spellEnd"/>
      <w:r>
        <w:t xml:space="preserve"> derives data from multiple heterogeneous sources, and standard deviations within each biome are high; as a result, the standard for C closure is relatively loose (</w:t>
      </w:r>
      <w:ins w:id="365" w:author="Abigail Ferson" w:date="2021-02-27T23:12:00Z">
        <w:r w:rsidR="004D42D9">
          <w:t>see</w:t>
        </w:r>
      </w:ins>
      <w:del w:id="366" w:author="Abigail Ferson" w:date="2021-02-27T23:12:00Z">
        <w:r w:rsidDel="004D42D9">
          <w:rPr>
            <w:i/>
            <w:iCs/>
          </w:rPr>
          <w:delText>c.f.</w:delText>
        </w:r>
      </w:del>
      <w:r>
        <w:t xml:space="preserve"> Houghton 2020). The one instance where the C budgets do</w:t>
      </w:r>
      <w:del w:id="367" w:author="Abigail Ferson" w:date="2021-02-27T15:20:00Z">
        <w:r w:rsidDel="00BB796D">
          <w:delText>es</w:delText>
        </w:r>
      </w:del>
      <w:r>
        <w:t xml:space="preserve"> not close according to our criteria is likely due to differences in the representation of forest types (</w:t>
      </w:r>
      <w:r w:rsidRPr="00E3692B">
        <w:rPr>
          <w:rPrChange w:id="368" w:author="Abigail Ferson" w:date="2021-02-27T13:06:00Z">
            <w:rPr>
              <w:i/>
              <w:iCs/>
            </w:rPr>
          </w:rPrChange>
        </w:rPr>
        <w:t>i.e</w:t>
      </w:r>
      <w:r>
        <w:rPr>
          <w:i/>
          <w:iCs/>
        </w:rPr>
        <w:t>.</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m:t>
            </m:r>
            <m:r>
              <m:rPr>
                <m:sty m:val="p"/>
              </m:rPr>
              <w:rPr>
                <w:rFonts w:ascii="Cambria Math" w:hAnsi="Cambria Math"/>
              </w:rPr>
              <m:t>-</m:t>
            </m:r>
            <m:r>
              <w:rPr>
                <w:rFonts w:ascii="Cambria Math" w:hAnsi="Cambria Math"/>
              </w:rPr>
              <m: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rather than issues of methodological accuracy. The overall high degree of closure implies that </w:t>
      </w:r>
      <w:proofErr w:type="spellStart"/>
      <w:r>
        <w:rPr>
          <w:i/>
          <w:iCs/>
        </w:rPr>
        <w:t>ForC</w:t>
      </w:r>
      <w:proofErr w:type="spellEnd"/>
      <w:r>
        <w:t xml:space="preserve"> gives a</w:t>
      </w:r>
      <w:del w:id="369" w:author="Abigail Ferson" w:date="2021-02-27T15:21:00Z">
        <w:r w:rsidDel="00BB796D">
          <w:delText>n at</w:delText>
        </w:r>
        <w:r w:rsidDel="00516A7A">
          <w:delText xml:space="preserve"> least</w:delText>
        </w:r>
      </w:del>
      <w:r>
        <w:t xml:space="preserve"> roughly consistent picture of C cycling within biomes for mature forests. This is an important and useful test</w:t>
      </w:r>
      <w:del w:id="370" w:author="Abigail Ferson" w:date="2021-02-27T15:22:00Z">
        <w:r w:rsidDel="00516A7A">
          <w:delText>,</w:delText>
        </w:r>
      </w:del>
      <w:r>
        <w:t xml:space="preserve"> because it allows for consistency checks within the C cycle, for example</w:t>
      </w:r>
      <w:ins w:id="371" w:author="Abigail Ferson" w:date="2021-02-27T15:22:00Z">
        <w:r w:rsidR="00516A7A">
          <w:t>,</w:t>
        </w:r>
      </w:ins>
      <w:r>
        <w:t xml:space="preserve"> leveraging separate and </w:t>
      </w:r>
      <w:del w:id="372" w:author="Abigail Ferson" w:date="2021-02-27T23:13:00Z">
        <w:r w:rsidDel="004D42D9">
          <w:delText>independently-measured</w:delText>
        </w:r>
      </w:del>
      <w:ins w:id="373" w:author="Abigail Ferson" w:date="2021-02-27T23:13:00Z">
        <w:r w:rsidR="004D42D9">
          <w:t>independently measured</w:t>
        </w:r>
      </w:ins>
      <w:r>
        <w:t xml:space="preserve"> fluxes to constrain errors in another (</w:t>
      </w:r>
      <w:del w:id="374" w:author="Abigail Ferson" w:date="2021-02-27T23:13:00Z">
        <w:r w:rsidDel="004D42D9">
          <w:delText xml:space="preserve">Phillips </w:delText>
        </w:r>
        <w:r w:rsidDel="004D42D9">
          <w:rPr>
            <w:i/>
            <w:iCs/>
          </w:rPr>
          <w:delText>et al</w:delText>
        </w:r>
        <w:r w:rsidDel="004D42D9">
          <w:delText xml:space="preserve"> 2017, </w:delText>
        </w:r>
      </w:del>
      <w:r>
        <w:t xml:space="preserve">Williams </w:t>
      </w:r>
      <w:r>
        <w:rPr>
          <w:i/>
          <w:iCs/>
        </w:rPr>
        <w:t>et al</w:t>
      </w:r>
      <w:r>
        <w:t xml:space="preserve"> 2014, Harmon </w:t>
      </w:r>
      <w:r>
        <w:rPr>
          <w:i/>
          <w:iCs/>
        </w:rPr>
        <w:t>et al</w:t>
      </w:r>
      <w:r>
        <w:t xml:space="preserve"> 2011</w:t>
      </w:r>
      <w:ins w:id="375" w:author="Abigail Ferson" w:date="2021-02-27T23:13:00Z">
        <w:r w:rsidR="004D42D9">
          <w:t xml:space="preserve">, Phillips </w:t>
        </w:r>
        <w:r w:rsidR="004D42D9">
          <w:rPr>
            <w:i/>
            <w:iCs/>
          </w:rPr>
          <w:t>et al</w:t>
        </w:r>
        <w:r w:rsidR="004D42D9">
          <w:t xml:space="preserve"> 2017</w:t>
        </w:r>
      </w:ins>
      <w:r>
        <w:t xml:space="preserve">), or producing internally consistent global data products (Wang </w:t>
      </w:r>
      <w:r>
        <w:rPr>
          <w:i/>
          <w:iCs/>
        </w:rPr>
        <w:t>et al</w:t>
      </w:r>
      <w:r>
        <w:t xml:space="preserve"> 2018).</w:t>
      </w:r>
    </w:p>
    <w:p w14:paraId="66F0EEBF" w14:textId="22EF9BF8" w:rsidR="00E16356" w:rsidRDefault="00AF1D8C">
      <w:pPr>
        <w:pStyle w:val="BodyText"/>
      </w:pPr>
      <w:r>
        <w:t>In contrast, age trends for young forests generally remain less clearly defined. In large part, this is because their data records remain relatively sparse (</w:t>
      </w:r>
      <w:r w:rsidRPr="00E3692B">
        <w:rPr>
          <w:rPrChange w:id="376" w:author="Abigail Ferson" w:date="2021-02-27T13:06:00Z">
            <w:rPr>
              <w:i/>
              <w:iCs/>
            </w:rPr>
          </w:rPrChange>
        </w:rPr>
        <w:t>i.e</w:t>
      </w:r>
      <w:r>
        <w:rPr>
          <w:i/>
          <w:iCs/>
        </w:rPr>
        <w:t>.</w:t>
      </w:r>
      <w:r>
        <w:t xml:space="preserve">, have </w:t>
      </w:r>
      <w:ins w:id="377" w:author="Abigail Ferson" w:date="2021-02-27T15:23:00Z">
        <w:r w:rsidR="00516A7A">
          <w:t xml:space="preserve">a </w:t>
        </w:r>
      </w:ins>
      <w:r>
        <w:t xml:space="preserve">low representation of different geographical regions for any given age) for most variables, particularly in the tropics (Anderson-Teixeira </w:t>
      </w:r>
      <w:r>
        <w:rPr>
          <w:i/>
          <w:iCs/>
        </w:rPr>
        <w:t>et al</w:t>
      </w:r>
      <w:r>
        <w:t xml:space="preserve"> 2016). In addition, variation in the type and severity of stand-initiating disturbances introduces significant heterogeneity in both initial values and age trends of C cycle variables (e.g., Cook-Patton </w:t>
      </w:r>
      <w:r>
        <w:rPr>
          <w:i/>
          <w:iCs/>
        </w:rPr>
        <w:t>et al</w:t>
      </w:r>
      <w:r>
        <w:t xml:space="preserve"> 2020)</w:t>
      </w:r>
      <w:ins w:id="378" w:author="Abigail Ferson" w:date="2021-02-27T15:23:00Z">
        <w:r w:rsidR="00516A7A">
          <w:t>.</w:t>
        </w:r>
      </w:ins>
      <w:r>
        <w:t xml:space="preserve"> While this review provides </w:t>
      </w:r>
      <w:ins w:id="379" w:author="Abigail Ferson" w:date="2021-02-27T15:25:00Z">
        <w:r w:rsidR="00516A7A">
          <w:t>the</w:t>
        </w:r>
      </w:ins>
      <w:del w:id="380" w:author="Abigail Ferson" w:date="2021-02-27T15:25:00Z">
        <w:r w:rsidDel="00516A7A">
          <w:delText>a</w:delText>
        </w:r>
      </w:del>
      <w:r>
        <w:t xml:space="preserve"> first analysis of age trends in forest C cycling for multiple variables at a global scale, improved resolution of these trends will require additional data.</w:t>
      </w:r>
    </w:p>
    <w:p w14:paraId="44041105" w14:textId="2066CE55" w:rsidR="00E16356" w:rsidRDefault="00AF1D8C">
      <w:pPr>
        <w:pStyle w:val="BodyText"/>
      </w:pPr>
      <w:r>
        <w:t>There are</w:t>
      </w:r>
      <w:ins w:id="381" w:author="Abigail Ferson" w:date="2021-02-27T15:28:00Z">
        <w:r w:rsidR="00516A7A">
          <w:t>,</w:t>
        </w:r>
      </w:ins>
      <w:r>
        <w:t xml:space="preserve"> of course</w:t>
      </w:r>
      <w:ins w:id="382" w:author="Abigail Ferson" w:date="2021-02-27T15:28:00Z">
        <w:r w:rsidR="00516A7A">
          <w:t>,</w:t>
        </w:r>
      </w:ins>
      <w:r>
        <w:t xml:space="preserve"> notable holes in the </w:t>
      </w:r>
      <w:proofErr w:type="spellStart"/>
      <w:r>
        <w:t>ForC</w:t>
      </w:r>
      <w:proofErr w:type="spellEnd"/>
      <w:r>
        <w:t xml:space="preserve"> variable coverage that limit the scope of our inferences here. Notably, </w:t>
      </w:r>
      <w:proofErr w:type="spellStart"/>
      <w:r>
        <w:rPr>
          <w:i/>
          <w:iCs/>
        </w:rPr>
        <w:t>ForC</w:t>
      </w:r>
      <w:proofErr w:type="spellEnd"/>
      <w:r>
        <w:t xml:space="preserve"> currently has sparse–if any–coverage of fluxes to herbivores </w:t>
      </w:r>
      <w:r>
        <w:lastRenderedPageBreak/>
        <w:t>and higher consumers, along with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DW</m:t>
        </m:r>
      </m:oMath>
      <w:r>
        <w:t xml:space="preserve"> (Table 1, Figs. S27-S29). We note that there are considerable opportunities to expand data on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through calculations from existing forest census data. </w:t>
      </w:r>
      <w:proofErr w:type="spellStart"/>
      <w:r>
        <w:rPr>
          <w:i/>
          <w:iCs/>
        </w:rPr>
        <w:t>ForC</w:t>
      </w:r>
      <w:proofErr w:type="spellEnd"/>
      <w:r>
        <w:t xml:space="preserve"> does not include soil carbon, which is covered by other efforts (e.g., </w:t>
      </w:r>
      <w:proofErr w:type="spellStart"/>
      <w:r>
        <w:t>Köchy</w:t>
      </w:r>
      <w:proofErr w:type="spellEnd"/>
      <w:r>
        <w:t xml:space="preserve"> </w:t>
      </w:r>
      <w:r>
        <w:rPr>
          <w:i/>
          <w:iCs/>
        </w:rPr>
        <w:t>et al</w:t>
      </w:r>
      <w:r>
        <w:t xml:space="preserve"> 2015). </w:t>
      </w:r>
      <w:proofErr w:type="spellStart"/>
      <w:r>
        <w:rPr>
          <w:i/>
          <w:iCs/>
        </w:rPr>
        <w:t>ForC</w:t>
      </w:r>
      <w:proofErr w:type="spellEnd"/>
      <w:r>
        <w:t xml:space="preserve"> is not intended to replace databases that are specialized for particular parts of the C cycle analyses, </w:t>
      </w:r>
      <w:ins w:id="383" w:author="Abigail Ferson" w:date="2021-02-27T15:29:00Z">
        <w:r w:rsidR="00516A7A">
          <w:t>for example</w:t>
        </w:r>
      </w:ins>
      <w:del w:id="384" w:author="Abigail Ferson" w:date="2021-02-27T15:29:00Z">
        <w:r w:rsidDel="00516A7A">
          <w:delText>e.g.</w:delText>
        </w:r>
      </w:del>
      <w:r>
        <w:t xml:space="preserve">, aboveground biomass (Spawn </w:t>
      </w:r>
      <w:r>
        <w:rPr>
          <w:i/>
          <w:iCs/>
        </w:rPr>
        <w:t>et al</w:t>
      </w:r>
      <w:r>
        <w:t xml:space="preserve"> 2020), land-atmosphere fluxes (</w:t>
      </w:r>
      <w:proofErr w:type="spellStart"/>
      <w:r>
        <w:t>Baldocchi</w:t>
      </w:r>
      <w:proofErr w:type="spellEnd"/>
      <w:r>
        <w:t xml:space="preserve"> </w:t>
      </w:r>
      <w:r>
        <w:rPr>
          <w:i/>
          <w:iCs/>
        </w:rPr>
        <w:t>et al</w:t>
      </w:r>
      <w:r>
        <w:t xml:space="preserve"> 2001), soil respiration (Jian </w:t>
      </w:r>
      <w:r>
        <w:rPr>
          <w:i/>
          <w:iCs/>
        </w:rPr>
        <w:t>et al</w:t>
      </w:r>
      <w:r>
        <w:t xml:space="preserve"> 2020), or the human footprint in global forests (Magnani </w:t>
      </w:r>
      <w:r>
        <w:rPr>
          <w:i/>
          <w:iCs/>
        </w:rPr>
        <w:t>et al</w:t>
      </w:r>
      <w:r>
        <w:t xml:space="preserve"> 2007).</w:t>
      </w:r>
    </w:p>
    <w:p w14:paraId="6B0DBB6A" w14:textId="0230C113" w:rsidR="00E16356" w:rsidRDefault="00AF1D8C">
      <w:pPr>
        <w:pStyle w:val="BodyText"/>
      </w:pPr>
      <w:r>
        <w:t xml:space="preserve">Importantly, </w:t>
      </w:r>
      <w:proofErr w:type="spellStart"/>
      <w:r>
        <w:rPr>
          <w:i/>
          <w:iCs/>
        </w:rPr>
        <w:t>ForC</w:t>
      </w:r>
      <w:proofErr w:type="spellEnd"/>
      <w:r>
        <w:t xml:space="preserve"> and the analyses presented here cover the forests that have received research attention, which </w:t>
      </w:r>
      <w:ins w:id="385" w:author="Abigail Ferson" w:date="2021-02-27T15:31:00Z">
        <w:r w:rsidR="00516A7A">
          <w:t>is</w:t>
        </w:r>
      </w:ins>
      <w:del w:id="386" w:author="Abigail Ferson" w:date="2021-02-27T15:31:00Z">
        <w:r w:rsidDel="00516A7A">
          <w:delText>a</w:delText>
        </w:r>
      </w:del>
      <w:del w:id="387" w:author="Abigail Ferson" w:date="2021-02-27T15:30:00Z">
        <w:r w:rsidDel="00516A7A">
          <w:delText>re</w:delText>
        </w:r>
      </w:del>
      <w:r>
        <w:t xml:space="preserve"> not a representative sample of the world’s existing forests, either geographically or in terms of human impacts (Martin </w:t>
      </w:r>
      <w:r>
        <w:rPr>
          <w:i/>
          <w:iCs/>
        </w:rPr>
        <w:t>et al</w:t>
      </w:r>
      <w:r>
        <w:t xml:space="preserve"> 2012). Geographically, all variables are poorly covered in Africa and Siberia (Fig. 2), a common problem in the carbon-cycle community (</w:t>
      </w:r>
      <w:ins w:id="388" w:author="Abigail Ferson" w:date="2021-02-27T23:13:00Z">
        <w:r w:rsidR="004D42D9">
          <w:t xml:space="preserve">Schimel </w:t>
        </w:r>
        <w:r w:rsidR="004D42D9">
          <w:rPr>
            <w:i/>
            <w:iCs/>
          </w:rPr>
          <w:t>et al</w:t>
        </w:r>
        <w:r w:rsidR="004D42D9">
          <w:t xml:space="preserve"> 2015, </w:t>
        </w:r>
      </w:ins>
      <w:r>
        <w:t>Xu and Shang 2016</w:t>
      </w:r>
      <w:del w:id="389" w:author="Abigail Ferson" w:date="2021-02-27T23:14:00Z">
        <w:r w:rsidDel="004D42D9">
          <w:delText xml:space="preserve">, Schimel </w:delText>
        </w:r>
        <w:r w:rsidDel="004D42D9">
          <w:rPr>
            <w:i/>
            <w:iCs/>
          </w:rPr>
          <w:delText>et al</w:delText>
        </w:r>
        <w:r w:rsidDel="004D42D9">
          <w:delText xml:space="preserve"> 2015</w:delText>
        </w:r>
      </w:del>
      <w:r>
        <w:t xml:space="preserve">). In terms of human impacts, research efforts tend to focus on interior forest ecosystems (Martin </w:t>
      </w:r>
      <w:r>
        <w:rPr>
          <w:i/>
          <w:iCs/>
        </w:rPr>
        <w:t>et al</w:t>
      </w:r>
      <w:r>
        <w:t xml:space="preserve"> 2012), often in permanently protected areas (e.g., Davies </w:t>
      </w:r>
      <w:r>
        <w:rPr>
          <w:i/>
          <w:iCs/>
        </w:rPr>
        <w:t>et al</w:t>
      </w:r>
      <w:r>
        <w:t xml:space="preserve"> 2021). Studies of regrowth forests tend to focus on sites where recurring anthropogenic disturbance is not a confounding factor. Yet, fragmentation and degradation impact a large and growing proportion of Earth’s forests (FAO and UNEP 2020). Fragmentation and the creation of edges strongly impact</w:t>
      </w:r>
      <w:del w:id="390" w:author="Abigail Ferson" w:date="2021-02-27T15:31:00Z">
        <w:r w:rsidDel="00516A7A">
          <w:delText>s</w:delText>
        </w:r>
      </w:del>
      <w:r>
        <w:t xml:space="preserve"> forest C cycling (e.g., Chaplin-Kramer </w:t>
      </w:r>
      <w:r>
        <w:rPr>
          <w:i/>
          <w:iCs/>
        </w:rPr>
        <w:t>et al</w:t>
      </w:r>
      <w:r>
        <w:t xml:space="preserve"> 2015, Remy </w:t>
      </w:r>
      <w:r>
        <w:rPr>
          <w:i/>
          <w:iCs/>
        </w:rPr>
        <w:t>et al</w:t>
      </w:r>
      <w:r>
        <w:t xml:space="preserve"> 2016, </w:t>
      </w:r>
      <w:proofErr w:type="spellStart"/>
      <w:r>
        <w:t>Reinmann</w:t>
      </w:r>
      <w:proofErr w:type="spellEnd"/>
      <w:r>
        <w:t xml:space="preserve"> and </w:t>
      </w:r>
      <w:proofErr w:type="spellStart"/>
      <w:r>
        <w:t>Hutyra</w:t>
      </w:r>
      <w:proofErr w:type="spellEnd"/>
      <w:r>
        <w:t xml:space="preserve"> 2017, Smith </w:t>
      </w:r>
      <w:r>
        <w:rPr>
          <w:i/>
          <w:iCs/>
        </w:rPr>
        <w:t>et al</w:t>
      </w:r>
      <w:r>
        <w:t xml:space="preserve"> 2019, </w:t>
      </w:r>
      <w:ins w:id="391" w:author="Abigail Ferson" w:date="2021-02-27T23:14:00Z">
        <w:r w:rsidR="004D42D9">
          <w:t xml:space="preserve">Ordway and Asner 2020, </w:t>
        </w:r>
      </w:ins>
      <w:proofErr w:type="spellStart"/>
      <w:r>
        <w:t>Reinmann</w:t>
      </w:r>
      <w:proofErr w:type="spellEnd"/>
      <w:r>
        <w:t xml:space="preserve"> </w:t>
      </w:r>
      <w:r>
        <w:rPr>
          <w:i/>
          <w:iCs/>
        </w:rPr>
        <w:t>et al</w:t>
      </w:r>
      <w:r>
        <w:t xml:space="preserve"> 2020</w:t>
      </w:r>
      <w:del w:id="392" w:author="Abigail Ferson" w:date="2021-02-27T23:14:00Z">
        <w:r w:rsidDel="004D42D9">
          <w:delText xml:space="preserve">, Ordway and Asner 2020). </w:delText>
        </w:r>
      </w:del>
      <w:r>
        <w:t xml:space="preserve">Partial logging and other forms of non- stand clearing anthropogenic disturbance also alter forest C cycling (e.g., Huang and Asner 2010, </w:t>
      </w:r>
      <w:proofErr w:type="spellStart"/>
      <w:r>
        <w:t>Piponiot</w:t>
      </w:r>
      <w:proofErr w:type="spellEnd"/>
      <w:r>
        <w:t xml:space="preserve"> </w:t>
      </w:r>
      <w:r>
        <w:rPr>
          <w:i/>
          <w:iCs/>
        </w:rPr>
        <w:t>et al</w:t>
      </w:r>
      <w:r>
        <w:t xml:space="preserve"> 2016), but are under-studied (Sist </w:t>
      </w:r>
      <w:r>
        <w:rPr>
          <w:i/>
          <w:iCs/>
        </w:rPr>
        <w:t>et al</w:t>
      </w:r>
      <w:r>
        <w:t xml:space="preserve"> 2015) and excluded from this analysis. Fragmented and degraded forests do not fit the idealized conceptual framework around which this review is structured (Fig. 1)</w:t>
      </w:r>
      <w:ins w:id="393" w:author="Abigail Ferson" w:date="2021-02-27T15:33:00Z">
        <w:r w:rsidR="006721A9">
          <w:t>.</w:t>
        </w:r>
      </w:ins>
      <w:del w:id="394" w:author="Abigail Ferson" w:date="2021-02-27T15:33:00Z">
        <w:r w:rsidDel="006721A9">
          <w:delText xml:space="preserve">, </w:delText>
        </w:r>
      </w:del>
      <w:del w:id="395" w:author="Abigail Ferson" w:date="2021-02-27T15:32:00Z">
        <w:r w:rsidDel="006721A9">
          <w:delText>y</w:delText>
        </w:r>
      </w:del>
      <w:ins w:id="396" w:author="Abigail Ferson" w:date="2021-02-27T15:33:00Z">
        <w:r w:rsidR="006721A9">
          <w:t xml:space="preserve"> Y</w:t>
        </w:r>
      </w:ins>
      <w:r>
        <w:t xml:space="preserve">et their representation in models, sustainability assessments, and C accounting systems is critical to </w:t>
      </w:r>
      <w:ins w:id="397" w:author="Abigail Ferson" w:date="2021-02-27T15:33:00Z">
        <w:r w:rsidR="006721A9">
          <w:t xml:space="preserve">an </w:t>
        </w:r>
      </w:ins>
      <w:r>
        <w:t xml:space="preserve">accurate accounting of C cycling in Earth’s forests (e.g., Huang and Asner 2010, </w:t>
      </w:r>
      <w:proofErr w:type="spellStart"/>
      <w:r>
        <w:t>Reinmann</w:t>
      </w:r>
      <w:proofErr w:type="spellEnd"/>
      <w:r>
        <w:t xml:space="preserve"> and </w:t>
      </w:r>
      <w:proofErr w:type="spellStart"/>
      <w:r>
        <w:t>Hutyra</w:t>
      </w:r>
      <w:proofErr w:type="spellEnd"/>
      <w:r>
        <w:t xml:space="preserve"> 2017, </w:t>
      </w:r>
      <w:proofErr w:type="spellStart"/>
      <w:ins w:id="398" w:author="Abigail Ferson" w:date="2021-02-27T23:14:00Z">
        <w:r w:rsidR="004D42D9">
          <w:t>Piponiot</w:t>
        </w:r>
        <w:proofErr w:type="spellEnd"/>
        <w:r w:rsidR="004D42D9">
          <w:t xml:space="preserve"> </w:t>
        </w:r>
        <w:r w:rsidR="004D42D9">
          <w:rPr>
            <w:i/>
            <w:iCs/>
          </w:rPr>
          <w:t>et al</w:t>
        </w:r>
        <w:r w:rsidR="004D42D9">
          <w:t xml:space="preserve"> 2019, </w:t>
        </w:r>
      </w:ins>
      <w:r>
        <w:t xml:space="preserve">Smith </w:t>
      </w:r>
      <w:r>
        <w:rPr>
          <w:i/>
          <w:iCs/>
        </w:rPr>
        <w:t>et al</w:t>
      </w:r>
      <w:r>
        <w:t xml:space="preserve"> 2019</w:t>
      </w:r>
      <w:del w:id="399" w:author="Abigail Ferson" w:date="2021-02-27T23:14:00Z">
        <w:r w:rsidDel="004D42D9">
          <w:delText xml:space="preserve">, Piponiot </w:delText>
        </w:r>
        <w:r w:rsidDel="004D42D9">
          <w:rPr>
            <w:i/>
            <w:iCs/>
          </w:rPr>
          <w:delText>et al</w:delText>
        </w:r>
        <w:r w:rsidDel="004D42D9">
          <w:delText xml:space="preserve"> 2019</w:delText>
        </w:r>
      </w:del>
      <w:r>
        <w:t xml:space="preserve">). Finally, plantation forests account for approximately 3% of Earth’s forests (FAO and UNEP 2020) but are not included in this analysis. While it is known that these tend to accumulate biomass faster than naturally regenerating forests (Anderson </w:t>
      </w:r>
      <w:r>
        <w:rPr>
          <w:i/>
          <w:iCs/>
        </w:rPr>
        <w:t>et al</w:t>
      </w:r>
      <w:r>
        <w:t xml:space="preserve"> 2006, Bonner </w:t>
      </w:r>
      <w:r>
        <w:rPr>
          <w:i/>
          <w:iCs/>
        </w:rPr>
        <w:t>et al</w:t>
      </w:r>
      <w:r>
        <w:t xml:space="preserve"> 2013), their global scale C cycling patterns remain less clearly understood (c.f. Cook-Patton </w:t>
      </w:r>
      <w:r>
        <w:rPr>
          <w:i/>
          <w:iCs/>
        </w:rPr>
        <w:t>et al</w:t>
      </w:r>
      <w:r>
        <w:t xml:space="preserve"> 2020). Additional research and synthesis are needed to fill these critical gaps in our understanding of forest C cycling.</w:t>
      </w:r>
    </w:p>
    <w:p w14:paraId="08DBC01B" w14:textId="77777777" w:rsidR="00E16356" w:rsidRDefault="00AF1D8C">
      <w:pPr>
        <w:pStyle w:val="Heading3"/>
      </w:pPr>
      <w:bookmarkStart w:id="400" w:name="Xe274d8bfc31d8f186374f5425705e4c8c528185"/>
      <w:bookmarkEnd w:id="354"/>
      <w:r>
        <w:t>Relevance for climate change prediction and mitigation</w:t>
      </w:r>
    </w:p>
    <w:p w14:paraId="7165832E" w14:textId="0E18EEA7" w:rsidR="00E16356" w:rsidRDefault="00AF1D8C">
      <w:pPr>
        <w:pStyle w:val="FirstParagraph"/>
      </w:pPr>
      <w:r>
        <w:t xml:space="preserve">The future of forest C cycling (Song </w:t>
      </w:r>
      <w:r>
        <w:rPr>
          <w:i/>
          <w:iCs/>
        </w:rPr>
        <w:t>et al</w:t>
      </w:r>
      <w:r>
        <w:t xml:space="preserve"> 2019) will shape trends in atmospheric CO</w:t>
      </w:r>
      <w:r>
        <w:rPr>
          <w:vertAlign w:val="subscript"/>
        </w:rPr>
        <w:t>2</w:t>
      </w:r>
      <w:r>
        <w:t xml:space="preserve"> and the course of climate change (Schimel </w:t>
      </w:r>
      <w:r>
        <w:rPr>
          <w:i/>
          <w:iCs/>
        </w:rPr>
        <w:t>et al</w:t>
      </w:r>
      <w:r>
        <w:t xml:space="preserve"> 2015). Our findings, and more generally the data contained in </w:t>
      </w:r>
      <w:proofErr w:type="spellStart"/>
      <w:r>
        <w:rPr>
          <w:i/>
          <w:iCs/>
        </w:rPr>
        <w:t>ForC</w:t>
      </w:r>
      <w:proofErr w:type="spellEnd"/>
      <w:r>
        <w:t xml:space="preserve"> and summarized here, can help </w:t>
      </w:r>
      <w:del w:id="401" w:author="Abigail Ferson" w:date="2021-02-27T15:34:00Z">
        <w:r w:rsidDel="006721A9">
          <w:delText xml:space="preserve">to </w:delText>
        </w:r>
      </w:del>
      <w:r>
        <w:t xml:space="preserve">meet two </w:t>
      </w:r>
      <w:ins w:id="402" w:author="Abigail Ferson" w:date="2021-02-27T15:34:00Z">
        <w:r w:rsidR="006721A9">
          <w:t>significant</w:t>
        </w:r>
      </w:ins>
      <w:del w:id="403" w:author="Abigail Ferson" w:date="2021-02-27T15:34:00Z">
        <w:r w:rsidDel="006721A9">
          <w:delText>major</w:delText>
        </w:r>
      </w:del>
      <w:r>
        <w:t xml:space="preserve"> challenges.</w:t>
      </w:r>
    </w:p>
    <w:p w14:paraId="5E665E77" w14:textId="3B7A0CBF" w:rsidR="00E16356" w:rsidRDefault="00AF1D8C">
      <w:pPr>
        <w:pStyle w:val="BodyText"/>
      </w:pPr>
      <w:r>
        <w:t>First, improved representation of forest C cycling in models is essential to improving predictions of the future course of climate change</w:t>
      </w:r>
      <w:ins w:id="404" w:author="Abigail Ferson" w:date="2021-02-27T15:37:00Z">
        <w:r w:rsidR="006721A9">
          <w:t>.</w:t>
        </w:r>
      </w:ins>
      <w:del w:id="405" w:author="Abigail Ferson" w:date="2021-02-27T15:37:00Z">
        <w:r w:rsidDel="006721A9">
          <w:delText>,</w:delText>
        </w:r>
      </w:del>
      <w:del w:id="406" w:author="Abigail Ferson" w:date="2021-02-27T15:38:00Z">
        <w:r w:rsidDel="006721A9">
          <w:delText xml:space="preserve"> for the simple reason that b</w:delText>
        </w:r>
      </w:del>
      <w:ins w:id="407" w:author="Abigail Ferson" w:date="2021-02-27T15:38:00Z">
        <w:r w:rsidR="006721A9">
          <w:t xml:space="preserve"> B</w:t>
        </w:r>
      </w:ins>
      <w:r>
        <w:t>y definition</w:t>
      </w:r>
      <w:ins w:id="408" w:author="Abigail Ferson" w:date="2021-02-27T15:38:00Z">
        <w:r w:rsidR="006721A9">
          <w:t>,</w:t>
        </w:r>
      </w:ins>
      <w:r>
        <w:t xml:space="preserve"> future projections extend our existing observations and understanding to conditions that do not currently exist on Earth (</w:t>
      </w:r>
      <w:proofErr w:type="spellStart"/>
      <w:del w:id="409" w:author="Abigail Ferson" w:date="2021-02-27T23:15:00Z">
        <w:r w:rsidDel="004D42D9">
          <w:delText xml:space="preserve">McDowell </w:delText>
        </w:r>
        <w:r w:rsidDel="004D42D9">
          <w:rPr>
            <w:i/>
            <w:iCs/>
          </w:rPr>
          <w:delText>et al</w:delText>
        </w:r>
        <w:r w:rsidDel="004D42D9">
          <w:delText xml:space="preserve"> 2018, </w:delText>
        </w:r>
      </w:del>
      <w:r>
        <w:t>Bonan</w:t>
      </w:r>
      <w:proofErr w:type="spellEnd"/>
      <w:r>
        <w:t xml:space="preserve"> and </w:t>
      </w:r>
      <w:proofErr w:type="spellStart"/>
      <w:r>
        <w:t>Doney</w:t>
      </w:r>
      <w:proofErr w:type="spellEnd"/>
      <w:r>
        <w:t xml:space="preserve"> 2018, Gustafson </w:t>
      </w:r>
      <w:r>
        <w:rPr>
          <w:i/>
          <w:iCs/>
        </w:rPr>
        <w:t>et al</w:t>
      </w:r>
      <w:r>
        <w:t xml:space="preserve"> 2018</w:t>
      </w:r>
      <w:ins w:id="410" w:author="Abigail Ferson" w:date="2021-02-27T23:15:00Z">
        <w:r w:rsidR="004D42D9">
          <w:t xml:space="preserve">, McDowell </w:t>
        </w:r>
        <w:r w:rsidR="004D42D9">
          <w:rPr>
            <w:i/>
            <w:iCs/>
          </w:rPr>
          <w:t>et al</w:t>
        </w:r>
        <w:r w:rsidR="004D42D9">
          <w:t xml:space="preserve"> 2018</w:t>
        </w:r>
      </w:ins>
      <w:r>
        <w:t>). To ensure that models are giving the right answers for the right reasons (</w:t>
      </w:r>
      <w:proofErr w:type="spellStart"/>
      <w:r>
        <w:t>Sulman</w:t>
      </w:r>
      <w:proofErr w:type="spellEnd"/>
      <w:r>
        <w:t xml:space="preserve"> </w:t>
      </w:r>
      <w:r>
        <w:rPr>
          <w:i/>
          <w:iCs/>
        </w:rPr>
        <w:t>et al</w:t>
      </w:r>
      <w:r>
        <w:t xml:space="preserve"> 2018), it is important to benchmark against multiple components of the C cycle that are internally </w:t>
      </w:r>
      <w:r>
        <w:lastRenderedPageBreak/>
        <w:t xml:space="preserve">consistent with each other (Collier </w:t>
      </w:r>
      <w:r>
        <w:rPr>
          <w:i/>
          <w:iCs/>
        </w:rPr>
        <w:t>et al</w:t>
      </w:r>
      <w:r>
        <w:t xml:space="preserve"> 2018, Wang </w:t>
      </w:r>
      <w:r>
        <w:rPr>
          <w:i/>
          <w:iCs/>
        </w:rPr>
        <w:t>et al</w:t>
      </w:r>
      <w:r>
        <w:t xml:space="preserve"> 2018). </w:t>
      </w:r>
      <w:proofErr w:type="spellStart"/>
      <w:r>
        <w:rPr>
          <w:i/>
          <w:iCs/>
        </w:rPr>
        <w:t>ForC</w:t>
      </w:r>
      <w:r>
        <w:t>’s</w:t>
      </w:r>
      <w:proofErr w:type="spellEnd"/>
      <w:r>
        <w:t xml:space="preserve"> tens of thousands of records are readily available in a standardized format, along with all code used in the analyses presented here</w:t>
      </w:r>
      <w:ins w:id="411" w:author="Abigail Ferson" w:date="2021-02-27T15:35:00Z">
        <w:r w:rsidR="006721A9">
          <w:t>.</w:t>
        </w:r>
      </w:ins>
      <w:del w:id="412" w:author="Abigail Ferson" w:date="2021-02-27T15:35:00Z">
        <w:r w:rsidDel="006721A9">
          <w:delText>, and w</w:delText>
        </w:r>
      </w:del>
      <w:ins w:id="413" w:author="Abigail Ferson" w:date="2021-02-27T15:35:00Z">
        <w:r w:rsidR="006721A9">
          <w:t xml:space="preserve"> W</w:t>
        </w:r>
      </w:ins>
      <w:r>
        <w:t xml:space="preserve">e recommend that researchers use these resources to identify and summarize data specific to the analysis at hand. Integration of </w:t>
      </w:r>
      <w:proofErr w:type="spellStart"/>
      <w:r>
        <w:rPr>
          <w:i/>
          <w:iCs/>
        </w:rPr>
        <w:t>ForC</w:t>
      </w:r>
      <w:proofErr w:type="spellEnd"/>
      <w:r>
        <w:t xml:space="preserve"> with </w:t>
      </w:r>
      <w:ins w:id="414" w:author="Abigail Ferson" w:date="2021-02-28T01:54:00Z">
        <w:r w:rsidR="00F638D9">
          <w:t xml:space="preserve">predictive </w:t>
        </w:r>
      </w:ins>
      <w:r>
        <w:t xml:space="preserve">models will be valuable to improving the accuracy and reliability of models (Fer </w:t>
      </w:r>
      <w:r>
        <w:rPr>
          <w:i/>
          <w:iCs/>
        </w:rPr>
        <w:t>et al</w:t>
      </w:r>
      <w:r>
        <w:t xml:space="preserve"> 2021).</w:t>
      </w:r>
    </w:p>
    <w:p w14:paraId="1842E4A8" w14:textId="77777777" w:rsidR="00E16356" w:rsidRDefault="00AF1D8C">
      <w:pPr>
        <w:pStyle w:val="BodyText"/>
      </w:pPr>
      <w:r>
        <w:t xml:space="preserve">Second, </w:t>
      </w:r>
      <w:proofErr w:type="spellStart"/>
      <w:r>
        <w:rPr>
          <w:i/>
          <w:iCs/>
        </w:rPr>
        <w:t>ForC</w:t>
      </w:r>
      <w:proofErr w:type="spellEnd"/>
      <w:r>
        <w:t xml:space="preserve"> can serve as a pipeline through which information can flow efficiently from forest researchers to decision-makers</w:t>
      </w:r>
      <w:del w:id="415" w:author="Abigail Ferson" w:date="2021-02-27T15:39:00Z">
        <w:r w:rsidDel="006721A9">
          <w:delText xml:space="preserve"> working</w:delText>
        </w:r>
      </w:del>
      <w:r>
        <w:t xml:space="preserve"> to implement forest conservation strategies at global, national, or landscape scales. This is already happening: </w:t>
      </w:r>
      <w:proofErr w:type="spellStart"/>
      <w:r>
        <w:rPr>
          <w:i/>
          <w:iCs/>
        </w:rPr>
        <w:t>ForC</w:t>
      </w:r>
      <w:proofErr w:type="spellEnd"/>
      <w:r>
        <w:t xml:space="preserve"> has contributed to updating the IPCC guidelines for carbon accounting in forests (IPCC 2019, </w:t>
      </w:r>
      <w:proofErr w:type="spellStart"/>
      <w:r>
        <w:t>Requena</w:t>
      </w:r>
      <w:proofErr w:type="spellEnd"/>
      <w:r>
        <w:t xml:space="preserve"> Suarez </w:t>
      </w:r>
      <w:r>
        <w:rPr>
          <w:i/>
          <w:iCs/>
        </w:rPr>
        <w:t>et al</w:t>
      </w:r>
      <w:r>
        <w:t xml:space="preserve"> 2019), mapping C accumulation potential from natural forest regrowth globally (Cook-Patton </w:t>
      </w:r>
      <w:r>
        <w:rPr>
          <w:i/>
          <w:iCs/>
        </w:rPr>
        <w:t>et al</w:t>
      </w:r>
      <w:r>
        <w:t xml:space="preserve"> 2020</w:t>
      </w:r>
      <w:proofErr w:type="gramStart"/>
      <w:r>
        <w:t>), and</w:t>
      </w:r>
      <w:proofErr w:type="gramEnd"/>
      <w:r>
        <w:t xml:space="preserve"> informing ecosystem conservation priorities (Goldstein </w:t>
      </w:r>
      <w:r>
        <w:rPr>
          <w:i/>
          <w:iCs/>
        </w:rPr>
        <w:t>et al</w:t>
      </w:r>
      <w:r>
        <w:t xml:space="preserve"> 2020).</w:t>
      </w:r>
    </w:p>
    <w:p w14:paraId="594ACA4F" w14:textId="67A60B7A" w:rsidR="00E16356" w:rsidRDefault="00AF1D8C">
      <w:pPr>
        <w:pStyle w:val="BodyText"/>
      </w:pPr>
      <w:r>
        <w:t xml:space="preserve">It is also interesting to consider the complementary utility of </w:t>
      </w:r>
      <w:proofErr w:type="gramStart"/>
      <w:r>
        <w:t>global-scale</w:t>
      </w:r>
      <w:proofErr w:type="gramEnd"/>
      <w:r>
        <w:t xml:space="preserve"> but spatially discontinuous databases such as </w:t>
      </w:r>
      <w:proofErr w:type="spellStart"/>
      <w:r>
        <w:t>ForC</w:t>
      </w:r>
      <w:proofErr w:type="spellEnd"/>
      <w:r>
        <w:t xml:space="preserve"> and wall-to-wall remote sensing products. The latter provide</w:t>
      </w:r>
      <w:ins w:id="416" w:author="Abigail Ferson" w:date="2021-02-27T15:40:00Z">
        <w:r w:rsidR="006721A9">
          <w:t>s</w:t>
        </w:r>
      </w:ins>
      <w:r>
        <w:t xml:space="preserve"> insight into aboveground carbon stocks</w:t>
      </w:r>
      <w:del w:id="417" w:author="Abigail Ferson" w:date="2021-02-27T15:40:00Z">
        <w:r w:rsidDel="006721A9">
          <w:delText>,</w:delText>
        </w:r>
      </w:del>
      <w:r>
        <w:t xml:space="preserve"> but less constraint on belowground stocks or carbon fluxes in general (</w:t>
      </w:r>
      <w:proofErr w:type="spellStart"/>
      <w:ins w:id="418" w:author="Abigail Ferson" w:date="2021-02-27T23:15:00Z">
        <w:r w:rsidR="004D42D9">
          <w:t>Anav</w:t>
        </w:r>
        <w:proofErr w:type="spellEnd"/>
        <w:r w:rsidR="004D42D9">
          <w:t xml:space="preserve"> </w:t>
        </w:r>
        <w:r w:rsidR="004D42D9">
          <w:rPr>
            <w:i/>
            <w:iCs/>
          </w:rPr>
          <w:t>et al</w:t>
        </w:r>
        <w:r w:rsidR="004D42D9">
          <w:t xml:space="preserve"> 2015, </w:t>
        </w:r>
      </w:ins>
      <w:r>
        <w:t>Bond-</w:t>
      </w:r>
      <w:proofErr w:type="spellStart"/>
      <w:r>
        <w:t>Lamberty</w:t>
      </w:r>
      <w:proofErr w:type="spellEnd"/>
      <w:r>
        <w:t xml:space="preserve"> </w:t>
      </w:r>
      <w:r>
        <w:rPr>
          <w:i/>
          <w:iCs/>
        </w:rPr>
        <w:t>et al</w:t>
      </w:r>
      <w:r>
        <w:t xml:space="preserve"> 2016</w:t>
      </w:r>
      <w:del w:id="419" w:author="Abigail Ferson" w:date="2021-02-27T23:15:00Z">
        <w:r w:rsidDel="004D42D9">
          <w:delText xml:space="preserve">, Anav </w:delText>
        </w:r>
        <w:r w:rsidDel="004D42D9">
          <w:rPr>
            <w:i/>
            <w:iCs/>
          </w:rPr>
          <w:delText>et al</w:delText>
        </w:r>
        <w:r w:rsidDel="004D42D9">
          <w:delText xml:space="preserve"> 2015</w:delText>
        </w:r>
      </w:del>
      <w:r>
        <w:t>). Combining observational data and remote observations may provide a much more comprehensive and accurate picture of global forest C cycling, particularly when used in formal data assimilation systems (</w:t>
      </w:r>
      <w:ins w:id="420" w:author="Abigail Ferson" w:date="2021-02-27T23:15:00Z">
        <w:r w:rsidR="004D42D9">
          <w:t xml:space="preserve">Liu </w:t>
        </w:r>
        <w:r w:rsidR="004D42D9">
          <w:rPr>
            <w:i/>
            <w:iCs/>
          </w:rPr>
          <w:t>et al</w:t>
        </w:r>
        <w:r w:rsidR="004D42D9">
          <w:t xml:space="preserve"> 2018, </w:t>
        </w:r>
      </w:ins>
      <w:proofErr w:type="spellStart"/>
      <w:r>
        <w:t>Konings</w:t>
      </w:r>
      <w:proofErr w:type="spellEnd"/>
      <w:r>
        <w:t xml:space="preserve"> </w:t>
      </w:r>
      <w:r>
        <w:rPr>
          <w:i/>
          <w:iCs/>
        </w:rPr>
        <w:t>et al</w:t>
      </w:r>
      <w:r>
        <w:t xml:space="preserve"> 2019</w:t>
      </w:r>
      <w:del w:id="421" w:author="Abigail Ferson" w:date="2021-02-27T23:16:00Z">
        <w:r w:rsidDel="004D42D9">
          <w:delText xml:space="preserve">, Liu </w:delText>
        </w:r>
        <w:r w:rsidDel="004D42D9">
          <w:rPr>
            <w:i/>
            <w:iCs/>
          </w:rPr>
          <w:delText>et al</w:delText>
        </w:r>
        <w:r w:rsidDel="004D42D9">
          <w:delText xml:space="preserve"> 2018</w:delText>
        </w:r>
      </w:del>
      <w:r>
        <w:t xml:space="preserve">). Biomass is the largest C stock in most forests, and most of the emphasis has traditionally been on this variable. Remote-sensing driven aboveground biomass estimates (e.g., Saatchi </w:t>
      </w:r>
      <w:r>
        <w:rPr>
          <w:i/>
          <w:iCs/>
        </w:rPr>
        <w:t>et al</w:t>
      </w:r>
      <w:r>
        <w:t xml:space="preserve"> 2011), calibrated based on high-quality ground-based data (</w:t>
      </w:r>
      <w:proofErr w:type="spellStart"/>
      <w:ins w:id="422" w:author="Abigail Ferson" w:date="2021-02-27T23:16:00Z">
        <w:r w:rsidR="004B3B50">
          <w:t>Chave</w:t>
        </w:r>
        <w:proofErr w:type="spellEnd"/>
        <w:r w:rsidR="004B3B50">
          <w:t xml:space="preserve"> </w:t>
        </w:r>
        <w:r w:rsidR="004B3B50">
          <w:rPr>
            <w:i/>
            <w:iCs/>
          </w:rPr>
          <w:t>et al</w:t>
        </w:r>
        <w:r w:rsidR="004B3B50">
          <w:t xml:space="preserve"> 2019, </w:t>
        </w:r>
      </w:ins>
      <w:proofErr w:type="spellStart"/>
      <w:r>
        <w:t>Schepaschenko</w:t>
      </w:r>
      <w:proofErr w:type="spellEnd"/>
      <w:r>
        <w:t xml:space="preserve"> </w:t>
      </w:r>
      <w:r>
        <w:rPr>
          <w:i/>
          <w:iCs/>
        </w:rPr>
        <w:t>et al</w:t>
      </w:r>
      <w:r>
        <w:t xml:space="preserve"> 2019</w:t>
      </w:r>
      <w:del w:id="423" w:author="Abigail Ferson" w:date="2021-02-27T23:16:00Z">
        <w:r w:rsidDel="004B3B50">
          <w:delText xml:space="preserve">, Chave </w:delText>
        </w:r>
        <w:r w:rsidDel="004B3B50">
          <w:rPr>
            <w:i/>
            <w:iCs/>
          </w:rPr>
          <w:delText>et al</w:delText>
        </w:r>
        <w:r w:rsidDel="004B3B50">
          <w:delText xml:space="preserve"> 2019</w:delText>
        </w:r>
      </w:del>
      <w:r>
        <w:t>), provide the most promising approach, but significant uncertainties remain (</w:t>
      </w:r>
      <w:proofErr w:type="spellStart"/>
      <w:r>
        <w:t>Ploton</w:t>
      </w:r>
      <w:proofErr w:type="spellEnd"/>
      <w:r>
        <w:t xml:space="preserve"> </w:t>
      </w:r>
      <w:r>
        <w:rPr>
          <w:i/>
          <w:iCs/>
        </w:rPr>
        <w:t>et al</w:t>
      </w:r>
      <w:r>
        <w:t xml:space="preserve"> 2020). Note, however, that factors such as stand age and disturbance history are difficult, if not impossible, to detect remotely, and can only be characterized for recent decades (Hansen </w:t>
      </w:r>
      <w:r>
        <w:rPr>
          <w:i/>
          <w:iCs/>
        </w:rPr>
        <w:t>et al</w:t>
      </w:r>
      <w:r>
        <w:t xml:space="preserve"> 2013, </w:t>
      </w:r>
      <w:ins w:id="424" w:author="Abigail Ferson" w:date="2021-02-27T23:16:00Z">
        <w:r w:rsidR="004B3B50">
          <w:t xml:space="preserve">Curtis </w:t>
        </w:r>
        <w:r w:rsidR="004B3B50">
          <w:rPr>
            <w:i/>
            <w:iCs/>
          </w:rPr>
          <w:t>et al</w:t>
        </w:r>
        <w:r w:rsidR="004B3B50">
          <w:t xml:space="preserve"> 2018, </w:t>
        </w:r>
      </w:ins>
      <w:r>
        <w:t xml:space="preserve">Song </w:t>
      </w:r>
      <w:r>
        <w:rPr>
          <w:i/>
          <w:iCs/>
        </w:rPr>
        <w:t>et al</w:t>
      </w:r>
      <w:r>
        <w:t xml:space="preserve"> 2018</w:t>
      </w:r>
      <w:del w:id="425" w:author="Abigail Ferson" w:date="2021-02-27T23:16:00Z">
        <w:r w:rsidDel="004B3B50">
          <w:delText xml:space="preserve">, Curtis </w:delText>
        </w:r>
        <w:r w:rsidDel="004B3B50">
          <w:rPr>
            <w:i/>
            <w:iCs/>
          </w:rPr>
          <w:delText>et al</w:delText>
        </w:r>
        <w:r w:rsidDel="004B3B50">
          <w:delText xml:space="preserve"> 2018</w:delText>
        </w:r>
      </w:del>
      <w:r>
        <w:t xml:space="preserve">). Ground-based data such as </w:t>
      </w:r>
      <w:proofErr w:type="spellStart"/>
      <w:r>
        <w:rPr>
          <w:i/>
          <w:iCs/>
        </w:rPr>
        <w:t>ForC</w:t>
      </w:r>
      <w:proofErr w:type="spellEnd"/>
      <w:r>
        <w:t xml:space="preserve"> are therefore valuable in defining age-based trajectories in biomass, as in Cook-Patton </w:t>
      </w:r>
      <w:r>
        <w:rPr>
          <w:i/>
          <w:iCs/>
        </w:rPr>
        <w:t>et al</w:t>
      </w:r>
      <w:r>
        <w:t xml:space="preserve"> (2020),</w:t>
      </w:r>
      <w:del w:id="426" w:author="Abigail Ferson" w:date="2021-02-27T15:41:00Z">
        <w:r w:rsidDel="006721A9">
          <w:delText xml:space="preserve"> and</w:delText>
        </w:r>
      </w:del>
      <w:r>
        <w:t xml:space="preserve"> thus constraining variables such as carbon sink potential (</w:t>
      </w:r>
      <w:proofErr w:type="spellStart"/>
      <w:r>
        <w:t>Luyssaert</w:t>
      </w:r>
      <w:proofErr w:type="spellEnd"/>
      <w:r>
        <w:t xml:space="preserve"> </w:t>
      </w:r>
      <w:r>
        <w:rPr>
          <w:i/>
          <w:iCs/>
        </w:rPr>
        <w:t>et al</w:t>
      </w:r>
      <w:r>
        <w:t xml:space="preserve"> 2008).</w:t>
      </w:r>
    </w:p>
    <w:p w14:paraId="25402B44" w14:textId="25FE6AAE" w:rsidR="00E16356" w:rsidRDefault="00AF1D8C">
      <w:pPr>
        <w:pStyle w:val="BodyText"/>
      </w:pPr>
      <w:r>
        <w:t>In contrast, carbon allocation within forest ecosystems and respiration fluxes cannot be remotely sensed. Efforts such as the Global Carbon Project (</w:t>
      </w:r>
      <w:proofErr w:type="spellStart"/>
      <w:r>
        <w:t>Friedlingstein</w:t>
      </w:r>
      <w:proofErr w:type="spellEnd"/>
      <w:r>
        <w:t xml:space="preserve"> </w:t>
      </w:r>
      <w:r>
        <w:rPr>
          <w:i/>
          <w:iCs/>
        </w:rPr>
        <w:t>et al</w:t>
      </w:r>
      <w:r>
        <w:t xml:space="preserve"> 2019) and NASA’s Carbon Monitoring System (Liu </w:t>
      </w:r>
      <w:r>
        <w:rPr>
          <w:i/>
          <w:iCs/>
        </w:rPr>
        <w:t>et al</w:t>
      </w:r>
      <w:r>
        <w:t xml:space="preserve"> 2018) typically compute respiration as residuals of all other terms (</w:t>
      </w:r>
      <w:ins w:id="427" w:author="Abigail Ferson" w:date="2021-02-27T23:17:00Z">
        <w:r w:rsidR="004B3B50">
          <w:t xml:space="preserve">Harmon </w:t>
        </w:r>
        <w:r w:rsidR="004B3B50">
          <w:rPr>
            <w:i/>
            <w:iCs/>
          </w:rPr>
          <w:t>et al</w:t>
        </w:r>
        <w:r w:rsidR="004B3B50">
          <w:t xml:space="preserve"> 2011, </w:t>
        </w:r>
      </w:ins>
      <w:r>
        <w:t>Bond-</w:t>
      </w:r>
      <w:proofErr w:type="spellStart"/>
      <w:r>
        <w:t>Lamberty</w:t>
      </w:r>
      <w:proofErr w:type="spellEnd"/>
      <w:r>
        <w:t xml:space="preserve"> </w:t>
      </w:r>
      <w:r>
        <w:rPr>
          <w:i/>
          <w:iCs/>
        </w:rPr>
        <w:t>et al</w:t>
      </w:r>
      <w:r>
        <w:t xml:space="preserve"> 2016</w:t>
      </w:r>
      <w:del w:id="428" w:author="Abigail Ferson" w:date="2021-02-27T23:17:00Z">
        <w:r w:rsidDel="004B3B50">
          <w:delText xml:space="preserve">, Harmon </w:delText>
        </w:r>
        <w:r w:rsidDel="004B3B50">
          <w:rPr>
            <w:i/>
            <w:iCs/>
          </w:rPr>
          <w:delText>et al</w:delText>
        </w:r>
        <w:r w:rsidDel="004B3B50">
          <w:delText xml:space="preserve"> 2011). </w:delText>
        </w:r>
      </w:del>
      <w:r>
        <w:t xml:space="preserve">This means that the errors on respiration outputs are likely to be large and certainly poorly constrained, offering a unique opportunity for databases such as </w:t>
      </w:r>
      <w:proofErr w:type="spellStart"/>
      <w:r>
        <w:t>ForC</w:t>
      </w:r>
      <w:proofErr w:type="spellEnd"/>
      <w:r>
        <w:t xml:space="preserve"> and SRDB (Jian </w:t>
      </w:r>
      <w:r>
        <w:rPr>
          <w:i/>
          <w:iCs/>
        </w:rPr>
        <w:t>et al</w:t>
      </w:r>
      <w:r>
        <w:t xml:space="preserve"> 2020) to provide observational benchmarks. For example, </w:t>
      </w:r>
      <w:proofErr w:type="spellStart"/>
      <w:r>
        <w:t>Konings</w:t>
      </w:r>
      <w:proofErr w:type="spellEnd"/>
      <w:r>
        <w:t xml:space="preserve"> </w:t>
      </w:r>
      <w:r>
        <w:rPr>
          <w:i/>
          <w:iCs/>
        </w:rPr>
        <w:t>et al</w:t>
      </w:r>
      <w:r>
        <w:t xml:space="preserve"> (2019) produced a top-down estimate of global heterotrophic respiration that can both be compared with extant bottom-up estimates (Bond-</w:t>
      </w:r>
      <w:proofErr w:type="spellStart"/>
      <w:r>
        <w:t>Lamberty</w:t>
      </w:r>
      <w:proofErr w:type="spellEnd"/>
      <w:r>
        <w:t xml:space="preserve"> 2018) and used as an internal consistency check on other parts of the carbon cycle (Phillips </w:t>
      </w:r>
      <w:r>
        <w:rPr>
          <w:i/>
          <w:iCs/>
        </w:rPr>
        <w:t>et al</w:t>
      </w:r>
      <w:r>
        <w:t xml:space="preserve"> 2017).</w:t>
      </w:r>
    </w:p>
    <w:p w14:paraId="29C89F21" w14:textId="77777777" w:rsidR="00E16356" w:rsidRDefault="00AF1D8C">
      <w:pPr>
        <w:pStyle w:val="Heading3"/>
      </w:pPr>
      <w:bookmarkStart w:id="429" w:name="conclusions"/>
      <w:bookmarkEnd w:id="400"/>
      <w:r>
        <w:t>Conclusions</w:t>
      </w:r>
    </w:p>
    <w:p w14:paraId="108D7D26" w14:textId="720BB612" w:rsidR="00E16356" w:rsidRDefault="00AF1D8C">
      <w:pPr>
        <w:pStyle w:val="FirstParagraph"/>
      </w:pPr>
      <w:r>
        <w:t xml:space="preserve">As climate change accelerates, understanding and managing the carbon dynamics of forests– including dynamics and fluxes that </w:t>
      </w:r>
      <w:ins w:id="430" w:author="Abigail Ferson" w:date="2021-02-27T15:42:00Z">
        <w:r w:rsidR="006721A9">
          <w:t xml:space="preserve">satellites </w:t>
        </w:r>
      </w:ins>
      <w:r>
        <w:t>cannot</w:t>
      </w:r>
      <w:del w:id="431" w:author="Abigail Ferson" w:date="2021-02-27T15:42:00Z">
        <w:r w:rsidDel="006721A9">
          <w:delText xml:space="preserve"> be</w:delText>
        </w:r>
      </w:del>
      <w:r>
        <w:t xml:space="preserve"> observe</w:t>
      </w:r>
      <w:del w:id="432" w:author="Abigail Ferson" w:date="2021-02-27T15:42:00Z">
        <w:r w:rsidDel="006721A9">
          <w:delText>d by satellites</w:delText>
        </w:r>
      </w:del>
      <w:r>
        <w:t xml:space="preserve">–is critical to forecasting, mitigation, and adaptation. The C data in </w:t>
      </w:r>
      <w:proofErr w:type="spellStart"/>
      <w:r>
        <w:rPr>
          <w:i/>
          <w:iCs/>
        </w:rPr>
        <w:t>ForC</w:t>
      </w:r>
      <w:proofErr w:type="spellEnd"/>
      <w:r>
        <w:t xml:space="preserve">, as summarized here, are </w:t>
      </w:r>
      <w:r>
        <w:lastRenderedPageBreak/>
        <w:t xml:space="preserve">valuable to these efforts. Notably, the fact that tropical forests tend to have both the highest rates of C sequestration in young stands (Fig. 8, Cook-Patton </w:t>
      </w:r>
      <w:r>
        <w:rPr>
          <w:i/>
          <w:iCs/>
        </w:rPr>
        <w:t>et al</w:t>
      </w:r>
      <w:r>
        <w:t xml:space="preserve"> 2020), fueled by their generally high C flux rates (Table 1; Fig. 7), and the highest mean biomass (Fig. 8, Table 1, Hu </w:t>
      </w:r>
      <w:r>
        <w:rPr>
          <w:i/>
          <w:iCs/>
        </w:rPr>
        <w:t>et al</w:t>
      </w:r>
      <w:r>
        <w:t xml:space="preserve"> 2016, Jian </w:t>
      </w:r>
      <w:r>
        <w:rPr>
          <w:i/>
          <w:iCs/>
        </w:rPr>
        <w:t>et al</w:t>
      </w:r>
      <w:r>
        <w:t xml:space="preserve"> 2020) reinforces the idea that conservation and restoration of these forests is a priority for climate change mitigation, along with high-biomass old-growth temperate stands (Grassi </w:t>
      </w:r>
      <w:r>
        <w:rPr>
          <w:i/>
          <w:iCs/>
        </w:rPr>
        <w:t>et al</w:t>
      </w:r>
      <w:r>
        <w:t xml:space="preserve"> 2017, Goldstein </w:t>
      </w:r>
      <w:r>
        <w:rPr>
          <w:i/>
          <w:iCs/>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iCs/>
        </w:rPr>
        <w:t>et al</w:t>
      </w:r>
      <w:r>
        <w:t xml:space="preserve"> 2020), versus conservation and management of mature forests</w:t>
      </w:r>
      <w:ins w:id="433" w:author="Abigail Ferson" w:date="2021-02-27T15:44:00Z">
        <w:r w:rsidR="006721A9">
          <w:t>.</w:t>
        </w:r>
      </w:ins>
      <w:del w:id="434" w:author="Abigail Ferson" w:date="2021-02-27T15:44:00Z">
        <w:r w:rsidDel="006721A9">
          <w:delText>,</w:delText>
        </w:r>
      </w:del>
      <w:r>
        <w:t xml:space="preserve"> </w:t>
      </w:r>
      <w:del w:id="435" w:author="Abigail Ferson" w:date="2021-02-27T15:44:00Z">
        <w:r w:rsidDel="006721A9">
          <w:delText>w</w:delText>
        </w:r>
      </w:del>
      <w:ins w:id="436" w:author="Abigail Ferson" w:date="2021-02-27T15:44:00Z">
        <w:r w:rsidR="006721A9">
          <w:t>W</w:t>
        </w:r>
      </w:ins>
      <w:r>
        <w:t xml:space="preserve">ith low </w:t>
      </w:r>
      <m:oMath>
        <m:r>
          <w:rPr>
            <w:rFonts w:ascii="Cambria Math" w:hAnsi="Cambria Math"/>
          </w:rPr>
          <m:t>NEP</m:t>
        </m:r>
      </m:oMath>
      <w:r>
        <w:t xml:space="preserve"> but high C stocks that, if lost through disturbance, could not be recovered on time scales most relevant to avoiding dangerous climate change (i.e., Goldstein </w:t>
      </w:r>
      <w:r>
        <w:rPr>
          <w:i/>
          <w:iCs/>
        </w:rPr>
        <w:t>et al</w:t>
      </w:r>
      <w:r>
        <w:t xml:space="preserve"> 2020). Generally speaking, the conservation of mature forests will yield greater climate benefits (Anderson-Teixeira and </w:t>
      </w:r>
      <w:proofErr w:type="spellStart"/>
      <w:r>
        <w:t>DeLucia</w:t>
      </w:r>
      <w:proofErr w:type="spellEnd"/>
      <w:r>
        <w:t xml:space="preserve"> 2011), but both approaches are critical to avoiding catastrophic climate change (IPCC 2018).</w:t>
      </w:r>
    </w:p>
    <w:p w14:paraId="1F06CB36" w14:textId="77777777" w:rsidR="00E16356" w:rsidRDefault="00AF1D8C">
      <w:pPr>
        <w:pStyle w:val="Heading2"/>
      </w:pPr>
      <w:bookmarkStart w:id="437" w:name="acknowledgements"/>
      <w:bookmarkEnd w:id="283"/>
      <w:bookmarkEnd w:id="429"/>
      <w:r>
        <w:t>Acknowledgements</w:t>
      </w:r>
    </w:p>
    <w:p w14:paraId="62AE9721" w14:textId="77777777" w:rsidR="00E16356" w:rsidRDefault="00AF1D8C">
      <w:pPr>
        <w:pStyle w:val="FirstParagraph"/>
      </w:pPr>
      <w:r>
        <w:t xml:space="preserve">Thanks to all researchers whose data are included in </w:t>
      </w:r>
      <w:proofErr w:type="spellStart"/>
      <w:r>
        <w:rPr>
          <w:i/>
          <w:iCs/>
        </w:rPr>
        <w:t>ForC</w:t>
      </w:r>
      <w:proofErr w:type="spellEnd"/>
      <w:r>
        <w:t xml:space="preserve"> and this analysis, to Jennifer McGarvey and Ian McGregor for help with the database, and to Norbert </w:t>
      </w:r>
      <w:proofErr w:type="spellStart"/>
      <w:r>
        <w:t>Kunert</w:t>
      </w:r>
      <w:proofErr w:type="spellEnd"/>
      <w:r>
        <w:t xml:space="preserve"> for helpful discussion. Three anonymous reviewers provided helpful feedback. Funding sources included a Smithsonian Scholarly Studies grant to KAT and HML and a Smithsonian Working Land and Seascapes grant to KAT.</w:t>
      </w:r>
    </w:p>
    <w:p w14:paraId="5EE8B5E3" w14:textId="77777777" w:rsidR="00E16356" w:rsidRDefault="00AF1D8C">
      <w:pPr>
        <w:pStyle w:val="Heading2"/>
      </w:pPr>
      <w:bookmarkStart w:id="438" w:name="data-availability-statement"/>
      <w:bookmarkEnd w:id="437"/>
      <w:r>
        <w:t>Data availability statement</w:t>
      </w:r>
    </w:p>
    <w:p w14:paraId="2096AAB2" w14:textId="77777777" w:rsidR="00E16356" w:rsidRDefault="00AF1D8C">
      <w:pPr>
        <w:pStyle w:val="FirstParagraph"/>
      </w:pPr>
      <w:r>
        <w:t xml:space="preserve">The data that support the findings of this study are openly available. Materials required to fully reproduce these analyses, including data, R scripts, and image files, are archived in </w:t>
      </w:r>
      <w:proofErr w:type="spellStart"/>
      <w:r>
        <w:t>Zenodo</w:t>
      </w:r>
      <w:proofErr w:type="spellEnd"/>
      <w:r>
        <w:t xml:space="preserve"> (DOI: TBD]. Data, scripts, and results presented here are also available through the open-access </w:t>
      </w:r>
      <w:proofErr w:type="spellStart"/>
      <w:r>
        <w:rPr>
          <w:i/>
          <w:iCs/>
        </w:rPr>
        <w:t>ForC</w:t>
      </w:r>
      <w:proofErr w:type="spellEnd"/>
      <w:r>
        <w:t xml:space="preserve"> GitHub repository (</w:t>
      </w:r>
      <w:hyperlink r:id="rId23">
        <w:r>
          <w:rPr>
            <w:rStyle w:val="Hyperlink"/>
          </w:rPr>
          <w:t>https://github.com/forc-db/ForC</w:t>
        </w:r>
      </w:hyperlink>
      <w:r>
        <w:t>), where many will be updated as the database develops.</w:t>
      </w:r>
    </w:p>
    <w:p w14:paraId="4F1F315A" w14:textId="77777777" w:rsidR="00E16356" w:rsidRDefault="00AF1D8C">
      <w:pPr>
        <w:pStyle w:val="Heading2"/>
      </w:pPr>
      <w:bookmarkStart w:id="439" w:name="references"/>
      <w:bookmarkEnd w:id="438"/>
      <w:r>
        <w:t>References</w:t>
      </w:r>
    </w:p>
    <w:p w14:paraId="7AB5167E" w14:textId="77777777" w:rsidR="00E16356" w:rsidRDefault="00AF1D8C">
      <w:pPr>
        <w:pStyle w:val="Bibliography"/>
      </w:pPr>
      <w:bookmarkStart w:id="440" w:name="ref-allen_global_2002"/>
      <w:bookmarkStart w:id="441" w:name="refs"/>
      <w:r>
        <w:t xml:space="preserve">Allen A, Brown J and </w:t>
      </w:r>
      <w:proofErr w:type="spellStart"/>
      <w:r>
        <w:t>Gillooly</w:t>
      </w:r>
      <w:proofErr w:type="spellEnd"/>
      <w:r>
        <w:t xml:space="preserve"> J 2002 Global biodiversity, biochemical kinetics, and the energetic-equivalence rule </w:t>
      </w:r>
      <w:r>
        <w:rPr>
          <w:i/>
          <w:iCs/>
        </w:rPr>
        <w:t>SCIENCE</w:t>
      </w:r>
      <w:r>
        <w:t xml:space="preserve"> </w:t>
      </w:r>
      <w:r>
        <w:rPr>
          <w:b/>
          <w:bCs/>
        </w:rPr>
        <w:t>297</w:t>
      </w:r>
      <w:r>
        <w:t xml:space="preserve"> 1545–8</w:t>
      </w:r>
    </w:p>
    <w:p w14:paraId="102CE6F3" w14:textId="77777777" w:rsidR="00E16356" w:rsidRDefault="00AF1D8C">
      <w:pPr>
        <w:pStyle w:val="Bibliography"/>
      </w:pPr>
      <w:bookmarkStart w:id="442" w:name="ref-amiro_ecosystem_2010"/>
      <w:bookmarkEnd w:id="440"/>
      <w:proofErr w:type="spellStart"/>
      <w:r>
        <w:t>Amiro</w:t>
      </w:r>
      <w:proofErr w:type="spellEnd"/>
      <w:r>
        <w:t xml:space="preserve"> B D, Barr A G, Barr J G, Black T A, </w:t>
      </w:r>
      <w:proofErr w:type="spellStart"/>
      <w:r>
        <w:t>Bracho</w:t>
      </w:r>
      <w:proofErr w:type="spellEnd"/>
      <w:r>
        <w:t xml:space="preserve"> R, Brown M, Chen J, Clark K L, Davis K J, Desai A R, Dore S, Engel V, Fuentes J D, Goldstein A H, </w:t>
      </w:r>
      <w:proofErr w:type="spellStart"/>
      <w:r>
        <w:t>Goulden</w:t>
      </w:r>
      <w:proofErr w:type="spellEnd"/>
      <w:r>
        <w:t xml:space="preserve"> M L, Kolb T E, Lavigne M B, Law B E, Margolis H A, Martin T, McCaughey J H, </w:t>
      </w:r>
      <w:proofErr w:type="spellStart"/>
      <w:r>
        <w:t>Misson</w:t>
      </w:r>
      <w:proofErr w:type="spellEnd"/>
      <w:r>
        <w:t xml:space="preserve"> L, Montes-</w:t>
      </w:r>
      <w:proofErr w:type="spellStart"/>
      <w:r>
        <w:t>Helu</w:t>
      </w:r>
      <w:proofErr w:type="spellEnd"/>
      <w:r>
        <w:t xml:space="preserve"> M, </w:t>
      </w:r>
      <w:proofErr w:type="spellStart"/>
      <w:r>
        <w:t>Noormets</w:t>
      </w:r>
      <w:proofErr w:type="spellEnd"/>
      <w:r>
        <w:t xml:space="preserve"> A, </w:t>
      </w:r>
      <w:proofErr w:type="spellStart"/>
      <w:r>
        <w:t>Randerson</w:t>
      </w:r>
      <w:proofErr w:type="spellEnd"/>
      <w:r>
        <w:t xml:space="preserve"> J T, Starr G and Xiao J 2010 Ecosystem carbon dioxide fluxes after disturbance in forests of North America </w:t>
      </w:r>
      <w:r>
        <w:rPr>
          <w:i/>
          <w:iCs/>
        </w:rPr>
        <w:t xml:space="preserve">J. </w:t>
      </w:r>
      <w:proofErr w:type="spellStart"/>
      <w:r>
        <w:rPr>
          <w:i/>
          <w:iCs/>
        </w:rPr>
        <w:t>Geophys</w:t>
      </w:r>
      <w:proofErr w:type="spellEnd"/>
      <w:r>
        <w:rPr>
          <w:i/>
          <w:iCs/>
        </w:rPr>
        <w:t>. Res.</w:t>
      </w:r>
      <w:r>
        <w:t xml:space="preserve"> </w:t>
      </w:r>
      <w:r>
        <w:rPr>
          <w:b/>
          <w:bCs/>
        </w:rPr>
        <w:t>115</w:t>
      </w:r>
      <w:r>
        <w:t xml:space="preserve"> G00K02</w:t>
      </w:r>
    </w:p>
    <w:p w14:paraId="25A49F77" w14:textId="77777777" w:rsidR="00E16356" w:rsidRDefault="00AF1D8C">
      <w:pPr>
        <w:pStyle w:val="Bibliography"/>
      </w:pPr>
      <w:bookmarkStart w:id="443" w:name="ref-anav_spatiotemporal_2015"/>
      <w:bookmarkEnd w:id="442"/>
      <w:proofErr w:type="spellStart"/>
      <w:r>
        <w:t>Anav</w:t>
      </w:r>
      <w:proofErr w:type="spellEnd"/>
      <w:r>
        <w:t xml:space="preserve"> A, </w:t>
      </w:r>
      <w:proofErr w:type="spellStart"/>
      <w:r>
        <w:t>Friedlingstein</w:t>
      </w:r>
      <w:proofErr w:type="spellEnd"/>
      <w:r>
        <w:t xml:space="preserve"> P, Beer C, </w:t>
      </w:r>
      <w:proofErr w:type="spellStart"/>
      <w:r>
        <w:t>Ciais</w:t>
      </w:r>
      <w:proofErr w:type="spellEnd"/>
      <w:r>
        <w:t xml:space="preserve"> P, Harper A, Jones C, Murray-</w:t>
      </w:r>
      <w:proofErr w:type="spellStart"/>
      <w:r>
        <w:t>Tortarolo</w:t>
      </w:r>
      <w:proofErr w:type="spellEnd"/>
      <w:r>
        <w:t xml:space="preserve"> G, </w:t>
      </w:r>
      <w:proofErr w:type="spellStart"/>
      <w:r>
        <w:t>Papale</w:t>
      </w:r>
      <w:proofErr w:type="spellEnd"/>
      <w:r>
        <w:t xml:space="preserve"> D, </w:t>
      </w:r>
      <w:proofErr w:type="spellStart"/>
      <w:r>
        <w:t>Parazoo</w:t>
      </w:r>
      <w:proofErr w:type="spellEnd"/>
      <w:r>
        <w:t xml:space="preserve"> N C, </w:t>
      </w:r>
      <w:proofErr w:type="spellStart"/>
      <w:r>
        <w:t>Peylin</w:t>
      </w:r>
      <w:proofErr w:type="spellEnd"/>
      <w:r>
        <w:t xml:space="preserve"> P, Piao S, </w:t>
      </w:r>
      <w:proofErr w:type="spellStart"/>
      <w:r>
        <w:t>Sitch</w:t>
      </w:r>
      <w:proofErr w:type="spellEnd"/>
      <w:r>
        <w:t xml:space="preserve"> S, </w:t>
      </w:r>
      <w:proofErr w:type="spellStart"/>
      <w:r>
        <w:t>Viovy</w:t>
      </w:r>
      <w:proofErr w:type="spellEnd"/>
      <w:r>
        <w:t xml:space="preserve"> N, Wiltshire A and Zhao M 2015 Spatiotemporal patterns of terrestrial gross primary production: A review </w:t>
      </w:r>
      <w:r>
        <w:rPr>
          <w:i/>
          <w:iCs/>
        </w:rPr>
        <w:t>Reviews of Geophysics</w:t>
      </w:r>
      <w:r>
        <w:t xml:space="preserve"> </w:t>
      </w:r>
      <w:r>
        <w:rPr>
          <w:b/>
          <w:bCs/>
        </w:rPr>
        <w:t>53</w:t>
      </w:r>
      <w:r>
        <w:t xml:space="preserve"> 785–818</w:t>
      </w:r>
    </w:p>
    <w:p w14:paraId="378671FF" w14:textId="77777777" w:rsidR="00E16356" w:rsidRDefault="00AF1D8C">
      <w:pPr>
        <w:pStyle w:val="Bibliography"/>
      </w:pPr>
      <w:bookmarkStart w:id="444" w:name="ref-andela_humandriven_2017"/>
      <w:bookmarkEnd w:id="443"/>
      <w:proofErr w:type="spellStart"/>
      <w:r>
        <w:t>Andela</w:t>
      </w:r>
      <w:proofErr w:type="spellEnd"/>
      <w:r>
        <w:t xml:space="preserve"> N, Morton D C, Giglio L, Chen Y, van der Werf G R, </w:t>
      </w:r>
      <w:proofErr w:type="spellStart"/>
      <w:r>
        <w:t>Kasibhatla</w:t>
      </w:r>
      <w:proofErr w:type="spellEnd"/>
      <w:r>
        <w:t xml:space="preserve"> P S, </w:t>
      </w:r>
      <w:proofErr w:type="spellStart"/>
      <w:r>
        <w:t>DeFries</w:t>
      </w:r>
      <w:proofErr w:type="spellEnd"/>
      <w:r>
        <w:t xml:space="preserve"> R S, </w:t>
      </w:r>
      <w:proofErr w:type="spellStart"/>
      <w:r>
        <w:t>Collatz</w:t>
      </w:r>
      <w:proofErr w:type="spellEnd"/>
      <w:r>
        <w:t xml:space="preserve"> G J, </w:t>
      </w:r>
      <w:proofErr w:type="spellStart"/>
      <w:r>
        <w:t>Hantson</w:t>
      </w:r>
      <w:proofErr w:type="spellEnd"/>
      <w:r>
        <w:t xml:space="preserve"> S, </w:t>
      </w:r>
      <w:proofErr w:type="spellStart"/>
      <w:r>
        <w:t>Kloster</w:t>
      </w:r>
      <w:proofErr w:type="spellEnd"/>
      <w:r>
        <w:t xml:space="preserve"> S, Bachelet D, Forrest M, </w:t>
      </w:r>
      <w:proofErr w:type="spellStart"/>
      <w:r>
        <w:t>Lasslop</w:t>
      </w:r>
      <w:proofErr w:type="spellEnd"/>
      <w:r>
        <w:t xml:space="preserve"> G, Li F, </w:t>
      </w:r>
      <w:proofErr w:type="spellStart"/>
      <w:r>
        <w:t>Mangeon</w:t>
      </w:r>
      <w:proofErr w:type="spellEnd"/>
      <w:r>
        <w:t xml:space="preserve"> S, Melton J R, Yue C </w:t>
      </w:r>
      <w:r>
        <w:lastRenderedPageBreak/>
        <w:t xml:space="preserve">and </w:t>
      </w:r>
      <w:proofErr w:type="spellStart"/>
      <w:r>
        <w:t>Randerson</w:t>
      </w:r>
      <w:proofErr w:type="spellEnd"/>
      <w:r>
        <w:t xml:space="preserve"> J T 2017 A human-driven decline in global burned area </w:t>
      </w:r>
      <w:r>
        <w:rPr>
          <w:i/>
          <w:iCs/>
        </w:rPr>
        <w:t>Science</w:t>
      </w:r>
      <w:r>
        <w:t xml:space="preserve"> </w:t>
      </w:r>
      <w:r>
        <w:rPr>
          <w:b/>
          <w:bCs/>
        </w:rPr>
        <w:t>356</w:t>
      </w:r>
      <w:r>
        <w:t xml:space="preserve"> 1356–62</w:t>
      </w:r>
    </w:p>
    <w:p w14:paraId="3BD00E57" w14:textId="77777777" w:rsidR="00E16356" w:rsidRDefault="00AF1D8C">
      <w:pPr>
        <w:pStyle w:val="Bibliography"/>
      </w:pPr>
      <w:bookmarkStart w:id="445" w:name="ref-anderson_temperaturedependence_2006"/>
      <w:bookmarkEnd w:id="444"/>
      <w:r>
        <w:t xml:space="preserve">Anderson K J, Allen A P, </w:t>
      </w:r>
      <w:proofErr w:type="spellStart"/>
      <w:r>
        <w:t>Gillooly</w:t>
      </w:r>
      <w:proofErr w:type="spellEnd"/>
      <w:r>
        <w:t xml:space="preserve"> J F and Brown J H 2006 Temperature-dependence of biomass accumulation rates during secondary succession </w:t>
      </w:r>
      <w:r>
        <w:rPr>
          <w:i/>
          <w:iCs/>
        </w:rPr>
        <w:t>Ecology Letters</w:t>
      </w:r>
      <w:r>
        <w:t xml:space="preserve"> </w:t>
      </w:r>
      <w:r>
        <w:rPr>
          <w:b/>
          <w:bCs/>
        </w:rPr>
        <w:t>9</w:t>
      </w:r>
      <w:r>
        <w:t xml:space="preserve"> 673–82</w:t>
      </w:r>
    </w:p>
    <w:p w14:paraId="37C2FD1E" w14:textId="77777777" w:rsidR="00E16356" w:rsidRDefault="00AF1D8C">
      <w:pPr>
        <w:pStyle w:val="Bibliography"/>
      </w:pPr>
      <w:bookmarkStart w:id="446" w:name="ref-anderson-teixeira_ctfsforestgeo_2015"/>
      <w:bookmarkEnd w:id="445"/>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xml:space="preserve"> D F R P, Butt N, Cao M, Cardenas D, </w:t>
      </w:r>
      <w:proofErr w:type="spellStart"/>
      <w:r>
        <w:t>Chuyong</w:t>
      </w:r>
      <w:proofErr w:type="spellEnd"/>
      <w:r>
        <w:t xml:space="preserve"> G B, Clay K, Cordell S, </w:t>
      </w:r>
      <w:proofErr w:type="spellStart"/>
      <w:r>
        <w:t>Dattaraja</w:t>
      </w:r>
      <w:proofErr w:type="spellEnd"/>
      <w:r>
        <w:t xml:space="preserve"> H S, Deng X, </w:t>
      </w:r>
      <w:proofErr w:type="spellStart"/>
      <w:r>
        <w:t>Detto</w:t>
      </w:r>
      <w:proofErr w:type="spellEnd"/>
      <w:r>
        <w:t xml:space="preserve"> M, Du X, Duque A, Erikson D L, </w:t>
      </w:r>
      <w:proofErr w:type="spellStart"/>
      <w:r>
        <w:t>Ewango</w:t>
      </w:r>
      <w:proofErr w:type="spellEnd"/>
      <w:r>
        <w:t xml:space="preserve"> C E N, Fischer G A, Fletcher C, Foster R B, </w:t>
      </w:r>
      <w:proofErr w:type="spellStart"/>
      <w:r>
        <w:t>Giardina</w:t>
      </w:r>
      <w:proofErr w:type="spellEnd"/>
      <w:r>
        <w:t xml:space="preserve"> C P, Gilbert G S, </w:t>
      </w:r>
      <w:proofErr w:type="spellStart"/>
      <w:r>
        <w:t>Gunatilleke</w:t>
      </w:r>
      <w:proofErr w:type="spellEnd"/>
      <w:r>
        <w:t xml:space="preserve"> N, </w:t>
      </w:r>
      <w:proofErr w:type="spellStart"/>
      <w:r>
        <w:t>Gunatilleke</w:t>
      </w:r>
      <w:proofErr w:type="spellEnd"/>
      <w:r>
        <w:t xml:space="preserve"> S, Hao Z, Hargrove W </w:t>
      </w:r>
      <w:proofErr w:type="spellStart"/>
      <w:r>
        <w:t>W</w:t>
      </w:r>
      <w:proofErr w:type="spellEnd"/>
      <w:r>
        <w:t xml:space="preserve">, Hart T B, </w:t>
      </w:r>
      <w:proofErr w:type="spellStart"/>
      <w:r>
        <w:t>Hau</w:t>
      </w:r>
      <w:proofErr w:type="spellEnd"/>
      <w:r>
        <w:t xml:space="preserve"> B C H, He F, Hoffman F M, Howe R W, Hubbell S P, Inman-</w:t>
      </w:r>
      <w:proofErr w:type="spellStart"/>
      <w:r>
        <w:t>Narahari</w:t>
      </w:r>
      <w:proofErr w:type="spellEnd"/>
      <w:r>
        <w:t xml:space="preserve"> F M, Jansen P A, Jiang M, Johnson D J, </w:t>
      </w:r>
      <w:proofErr w:type="spellStart"/>
      <w:r>
        <w:t>Kanzaki</w:t>
      </w:r>
      <w:proofErr w:type="spellEnd"/>
      <w:r>
        <w:t xml:space="preserve"> M, </w:t>
      </w:r>
      <w:proofErr w:type="spellStart"/>
      <w:r>
        <w:t>Kassim</w:t>
      </w:r>
      <w:proofErr w:type="spellEnd"/>
      <w:r>
        <w:t xml:space="preserve"> A R, </w:t>
      </w:r>
      <w:proofErr w:type="spellStart"/>
      <w:r>
        <w:t>Kenfack</w:t>
      </w:r>
      <w:proofErr w:type="spellEnd"/>
      <w:r>
        <w:t xml:space="preserve"> D, </w:t>
      </w:r>
      <w:proofErr w:type="spellStart"/>
      <w:r>
        <w:t>Kibet</w:t>
      </w:r>
      <w:proofErr w:type="spellEnd"/>
      <w:r>
        <w:t xml:space="preserve"> S, Kinnaird M F, Korte L, </w:t>
      </w:r>
      <w:proofErr w:type="spellStart"/>
      <w:r>
        <w:t>Kral</w:t>
      </w:r>
      <w:proofErr w:type="spellEnd"/>
      <w:r>
        <w:t xml:space="preserve"> K, Kumar J, Larson A J, Li Y, Li X, Liu S, Lum S K Y, Lutz J A, Ma K, Maddalena D M, Makana J-R, </w:t>
      </w:r>
      <w:proofErr w:type="spellStart"/>
      <w:r>
        <w:t>Malhi</w:t>
      </w:r>
      <w:proofErr w:type="spellEnd"/>
      <w:r>
        <w:t xml:space="preserve"> Y, </w:t>
      </w:r>
      <w:proofErr w:type="spellStart"/>
      <w:r>
        <w:t>Marthews</w:t>
      </w:r>
      <w:proofErr w:type="spellEnd"/>
      <w:r>
        <w:t xml:space="preserve"> T, Mat </w:t>
      </w:r>
      <w:proofErr w:type="spellStart"/>
      <w:r>
        <w:t>Serudin</w:t>
      </w:r>
      <w:proofErr w:type="spellEnd"/>
      <w:r>
        <w:t xml:space="preserve"> R, McMahon S M, </w:t>
      </w:r>
      <w:proofErr w:type="spellStart"/>
      <w:r>
        <w:t>McShea</w:t>
      </w:r>
      <w:proofErr w:type="spellEnd"/>
      <w:r>
        <w:t xml:space="preserve"> W J, </w:t>
      </w:r>
      <w:proofErr w:type="spellStart"/>
      <w:r>
        <w:t>Memiaghe</w:t>
      </w:r>
      <w:proofErr w:type="spellEnd"/>
      <w:r>
        <w:t xml:space="preserve"> H R, Mi X, Mizuno T, </w:t>
      </w:r>
      <w:proofErr w:type="spellStart"/>
      <w:r>
        <w:t>Morecroft</w:t>
      </w:r>
      <w:proofErr w:type="spellEnd"/>
      <w:r>
        <w:t xml:space="preserve"> M, Myers J A, Novotny V, de Oliveira A </w:t>
      </w:r>
      <w:proofErr w:type="spellStart"/>
      <w:r>
        <w:t>A</w:t>
      </w:r>
      <w:proofErr w:type="spellEnd"/>
      <w:r>
        <w:t xml:space="preserve">, Ong P S, Orwig D A, Ostertag R, den </w:t>
      </w:r>
      <w:proofErr w:type="spellStart"/>
      <w:r>
        <w:t>Ouden</w:t>
      </w:r>
      <w:proofErr w:type="spellEnd"/>
      <w:r>
        <w:t xml:space="preserve"> J, Parker G </w:t>
      </w:r>
      <w:proofErr w:type="spellStart"/>
      <w:r>
        <w:t>G</w:t>
      </w:r>
      <w:proofErr w:type="spellEnd"/>
      <w:r>
        <w:t xml:space="preserve">, Phillips R P, Sack L, </w:t>
      </w:r>
      <w:proofErr w:type="spellStart"/>
      <w:r>
        <w:t>Sainge</w:t>
      </w:r>
      <w:proofErr w:type="spellEnd"/>
      <w:r>
        <w:t xml:space="preserve"> M N, Sang W, Sri-</w:t>
      </w:r>
      <w:proofErr w:type="spellStart"/>
      <w:r>
        <w:t>ngernyuang</w:t>
      </w:r>
      <w:proofErr w:type="spellEnd"/>
      <w:r>
        <w:t xml:space="preserve"> K, Sukumar R, Sun I-F, </w:t>
      </w:r>
      <w:proofErr w:type="spellStart"/>
      <w:r>
        <w:t>Sungpalee</w:t>
      </w:r>
      <w:proofErr w:type="spellEnd"/>
      <w:r>
        <w:t xml:space="preserve"> W, Suresh H S, Tan S, Thomas S C, Thomas D W, Thompson J, Turner B L, </w:t>
      </w:r>
      <w:proofErr w:type="spellStart"/>
      <w:r>
        <w:t>Uriarte</w:t>
      </w:r>
      <w:proofErr w:type="spellEnd"/>
      <w:r>
        <w:t xml:space="preserve"> M, Valencia R, et al 2015 CTFS-</w:t>
      </w:r>
      <w:proofErr w:type="spellStart"/>
      <w:r>
        <w:t>ForestGEO</w:t>
      </w:r>
      <w:proofErr w:type="spellEnd"/>
      <w:r>
        <w:t xml:space="preserve"> : A worldwide network monitoring forests in an era of global change </w:t>
      </w:r>
      <w:r>
        <w:rPr>
          <w:i/>
          <w:iCs/>
        </w:rPr>
        <w:t>Global Change Biology</w:t>
      </w:r>
      <w:r>
        <w:t xml:space="preserve"> </w:t>
      </w:r>
      <w:r>
        <w:rPr>
          <w:b/>
          <w:bCs/>
        </w:rPr>
        <w:t>21</w:t>
      </w:r>
      <w:r>
        <w:t xml:space="preserve"> 528–49</w:t>
      </w:r>
    </w:p>
    <w:p w14:paraId="4E7535C0" w14:textId="77777777" w:rsidR="00E16356" w:rsidRDefault="00AF1D8C">
      <w:pPr>
        <w:pStyle w:val="Bibliography"/>
      </w:pPr>
      <w:bookmarkStart w:id="447" w:name="ref-anderson-teixeira_differential_2011"/>
      <w:bookmarkEnd w:id="446"/>
      <w:r>
        <w:t xml:space="preserve">Anderson-Teixeira K J, Delong J P, Fox A M, </w:t>
      </w:r>
      <w:proofErr w:type="spellStart"/>
      <w:r>
        <w:t>Brese</w:t>
      </w:r>
      <w:proofErr w:type="spellEnd"/>
      <w:r>
        <w:t xml:space="preserve"> D A and Litvak M E 2011 Differential responses of production and respiration to temperature and moisture drive the carbon balance across a climatic gradient in New Mexico </w:t>
      </w:r>
      <w:r>
        <w:rPr>
          <w:i/>
          <w:iCs/>
        </w:rPr>
        <w:t>Global Change Biology</w:t>
      </w:r>
      <w:r>
        <w:t xml:space="preserve"> </w:t>
      </w:r>
      <w:r>
        <w:rPr>
          <w:b/>
          <w:bCs/>
        </w:rPr>
        <w:t>17</w:t>
      </w:r>
      <w:r>
        <w:t xml:space="preserve"> 410–24</w:t>
      </w:r>
    </w:p>
    <w:p w14:paraId="019BD607" w14:textId="77777777" w:rsidR="00E16356" w:rsidRDefault="00AF1D8C">
      <w:pPr>
        <w:pStyle w:val="Bibliography"/>
      </w:pPr>
      <w:bookmarkStart w:id="448" w:name="ref-anderson-teixeira_greenhouse_2011"/>
      <w:bookmarkEnd w:id="447"/>
      <w:r>
        <w:t xml:space="preserve">Anderson-Teixeira K J and </w:t>
      </w:r>
      <w:proofErr w:type="spellStart"/>
      <w:r>
        <w:t>DeLucia</w:t>
      </w:r>
      <w:proofErr w:type="spellEnd"/>
      <w:r>
        <w:t xml:space="preserve"> E H 2011 The greenhouse gas value of ecosystems </w:t>
      </w:r>
      <w:r>
        <w:rPr>
          <w:i/>
          <w:iCs/>
        </w:rPr>
        <w:t>Global Change Biology</w:t>
      </w:r>
      <w:r>
        <w:t xml:space="preserve"> </w:t>
      </w:r>
      <w:r>
        <w:rPr>
          <w:b/>
          <w:bCs/>
        </w:rPr>
        <w:t>17</w:t>
      </w:r>
      <w:r>
        <w:t xml:space="preserve"> 425–38</w:t>
      </w:r>
    </w:p>
    <w:p w14:paraId="526E84C3" w14:textId="77777777" w:rsidR="00E16356" w:rsidRDefault="00AF1D8C">
      <w:pPr>
        <w:pStyle w:val="Bibliography"/>
      </w:pPr>
      <w:bookmarkStart w:id="449" w:name="ref-anderson-teixeira_altered_2013"/>
      <w:bookmarkEnd w:id="448"/>
      <w:r>
        <w:t xml:space="preserve">Anderson-Teixeira K J, Masters M D, Black C K, </w:t>
      </w:r>
      <w:proofErr w:type="spellStart"/>
      <w:r>
        <w:t>Zeri</w:t>
      </w:r>
      <w:proofErr w:type="spellEnd"/>
      <w:r>
        <w:t xml:space="preserve"> M, Hussain M Z, </w:t>
      </w:r>
      <w:proofErr w:type="spellStart"/>
      <w:r>
        <w:t>Bernacchi</w:t>
      </w:r>
      <w:proofErr w:type="spellEnd"/>
      <w:r>
        <w:t xml:space="preserve"> C J and </w:t>
      </w:r>
      <w:proofErr w:type="spellStart"/>
      <w:r>
        <w:t>DeLucia</w:t>
      </w:r>
      <w:proofErr w:type="spellEnd"/>
      <w:r>
        <w:t xml:space="preserve"> E H 2013 Altered Belowground Carbon Cycling Following Land-Use Change to Perennial Bioenergy Crops </w:t>
      </w:r>
      <w:r>
        <w:rPr>
          <w:i/>
          <w:iCs/>
        </w:rPr>
        <w:t>Ecosystems</w:t>
      </w:r>
      <w:r>
        <w:t xml:space="preserve"> </w:t>
      </w:r>
      <w:r>
        <w:rPr>
          <w:b/>
          <w:bCs/>
        </w:rPr>
        <w:t>16</w:t>
      </w:r>
      <w:r>
        <w:t xml:space="preserve"> 508–20</w:t>
      </w:r>
    </w:p>
    <w:p w14:paraId="74E80BD9" w14:textId="77777777" w:rsidR="00E16356" w:rsidRDefault="00AF1D8C">
      <w:pPr>
        <w:pStyle w:val="Bibliography"/>
      </w:pPr>
      <w:bookmarkStart w:id="450" w:name="ref-anderson-teixeira_forc_2018"/>
      <w:bookmarkEnd w:id="449"/>
      <w:r>
        <w:t xml:space="preserve">Anderson-Teixeira K J, Wang M </w:t>
      </w:r>
      <w:proofErr w:type="spellStart"/>
      <w:r>
        <w:t>M</w:t>
      </w:r>
      <w:proofErr w:type="spellEnd"/>
      <w:r>
        <w:t xml:space="preserve"> H, McGarvey J C, Herrmann V, </w:t>
      </w:r>
      <w:proofErr w:type="spellStart"/>
      <w:r>
        <w:t>Tepley</w:t>
      </w:r>
      <w:proofErr w:type="spellEnd"/>
      <w:r>
        <w:t xml:space="preserve"> A J, Bond-</w:t>
      </w:r>
      <w:proofErr w:type="spellStart"/>
      <w:r>
        <w:t>Lamberty</w:t>
      </w:r>
      <w:proofErr w:type="spellEnd"/>
      <w:r>
        <w:t xml:space="preserve"> B and </w:t>
      </w:r>
      <w:proofErr w:type="spellStart"/>
      <w:r>
        <w:t>LeBauer</w:t>
      </w:r>
      <w:proofErr w:type="spellEnd"/>
      <w:r>
        <w:t xml:space="preserve"> D S 2018 </w:t>
      </w:r>
      <w:proofErr w:type="spellStart"/>
      <w:proofErr w:type="gramStart"/>
      <w:r>
        <w:t>ForC</w:t>
      </w:r>
      <w:proofErr w:type="spellEnd"/>
      <w:r>
        <w:t xml:space="preserve"> :</w:t>
      </w:r>
      <w:proofErr w:type="gramEnd"/>
      <w:r>
        <w:t xml:space="preserve"> A global database of forest carbon stocks and fluxes </w:t>
      </w:r>
      <w:r>
        <w:rPr>
          <w:i/>
          <w:iCs/>
        </w:rPr>
        <w:t>Ecology</w:t>
      </w:r>
      <w:r>
        <w:t xml:space="preserve"> </w:t>
      </w:r>
      <w:r>
        <w:rPr>
          <w:b/>
          <w:bCs/>
        </w:rPr>
        <w:t>99</w:t>
      </w:r>
      <w:r>
        <w:t xml:space="preserve"> 1507–7</w:t>
      </w:r>
    </w:p>
    <w:p w14:paraId="051B756D" w14:textId="77777777" w:rsidR="00E16356" w:rsidRDefault="00AF1D8C">
      <w:pPr>
        <w:pStyle w:val="Bibliography"/>
      </w:pPr>
      <w:bookmarkStart w:id="451" w:name="ref-anderson-teixeira_carbon_2016"/>
      <w:bookmarkEnd w:id="450"/>
      <w:r>
        <w:t xml:space="preserve">Anderson-Teixeira K J, Wang M </w:t>
      </w:r>
      <w:proofErr w:type="spellStart"/>
      <w:r>
        <w:t>M</w:t>
      </w:r>
      <w:proofErr w:type="spellEnd"/>
      <w:r>
        <w:t xml:space="preserve"> H, McGarvey J C and </w:t>
      </w:r>
      <w:proofErr w:type="spellStart"/>
      <w:r>
        <w:t>LeBauer</w:t>
      </w:r>
      <w:proofErr w:type="spellEnd"/>
      <w:r>
        <w:t xml:space="preserve"> D S 2016 Carbon dynamics of mature and regrowth tropical forests derived from a pantropical database (</w:t>
      </w:r>
      <w:proofErr w:type="spellStart"/>
      <w:r>
        <w:t>TropForC-db</w:t>
      </w:r>
      <w:proofErr w:type="spellEnd"/>
      <w:r>
        <w:t xml:space="preserve">) </w:t>
      </w:r>
      <w:r>
        <w:rPr>
          <w:i/>
          <w:iCs/>
        </w:rPr>
        <w:t>Global Change Biology</w:t>
      </w:r>
      <w:r>
        <w:t xml:space="preserve"> </w:t>
      </w:r>
      <w:r>
        <w:rPr>
          <w:b/>
          <w:bCs/>
        </w:rPr>
        <w:t>22</w:t>
      </w:r>
      <w:r>
        <w:t xml:space="preserve"> 1690–709</w:t>
      </w:r>
    </w:p>
    <w:p w14:paraId="0974982A" w14:textId="77777777" w:rsidR="00E16356" w:rsidRDefault="00AF1D8C">
      <w:pPr>
        <w:pStyle w:val="Bibliography"/>
      </w:pPr>
      <w:bookmarkStart w:id="452" w:name="ref-anderson-teixeira_forcdb_2020"/>
      <w:bookmarkEnd w:id="451"/>
      <w:r>
        <w:t xml:space="preserve">Anderson-Teixeira K, Herrmann V, </w:t>
      </w:r>
      <w:proofErr w:type="spellStart"/>
      <w:r>
        <w:t>CookPatton</w:t>
      </w:r>
      <w:proofErr w:type="spellEnd"/>
      <w:r>
        <w:t xml:space="preserve">, </w:t>
      </w:r>
      <w:proofErr w:type="spellStart"/>
      <w:r>
        <w:t>Ferson</w:t>
      </w:r>
      <w:proofErr w:type="spellEnd"/>
      <w:r>
        <w:t xml:space="preserve"> A and Lister K 2020 </w:t>
      </w:r>
      <w:proofErr w:type="spellStart"/>
      <w:r>
        <w:t>Forc-db</w:t>
      </w:r>
      <w:proofErr w:type="spellEnd"/>
      <w:r>
        <w:t>/GROA: Release with Cook-Patton et al. 2020, Nature.</w:t>
      </w:r>
    </w:p>
    <w:p w14:paraId="58FE3442" w14:textId="77777777" w:rsidR="00E16356" w:rsidRDefault="00AF1D8C">
      <w:pPr>
        <w:pStyle w:val="Bibliography"/>
      </w:pPr>
      <w:bookmarkStart w:id="453" w:name="ref-badgley_terrestrial_2019"/>
      <w:bookmarkEnd w:id="452"/>
      <w:proofErr w:type="spellStart"/>
      <w:r>
        <w:t>Badgley</w:t>
      </w:r>
      <w:proofErr w:type="spellEnd"/>
      <w:r>
        <w:t xml:space="preserve"> G, Anderegg L D L, Berry J A and Field C B 2019 Terrestrial gross primary production: Using NIRV to scale from site to globe </w:t>
      </w:r>
      <w:r>
        <w:rPr>
          <w:i/>
          <w:iCs/>
        </w:rPr>
        <w:t>Global Change Biology</w:t>
      </w:r>
      <w:r>
        <w:t xml:space="preserve"> </w:t>
      </w:r>
      <w:r>
        <w:rPr>
          <w:b/>
          <w:bCs/>
        </w:rPr>
        <w:t>25</w:t>
      </w:r>
      <w:r>
        <w:t xml:space="preserve"> 3731–40</w:t>
      </w:r>
    </w:p>
    <w:p w14:paraId="2B27C03D" w14:textId="77777777" w:rsidR="00E16356" w:rsidRDefault="00AF1D8C">
      <w:pPr>
        <w:pStyle w:val="Bibliography"/>
      </w:pPr>
      <w:bookmarkStart w:id="454" w:name="ref-baldocchi_fluxnet_2001"/>
      <w:bookmarkEnd w:id="453"/>
      <w:proofErr w:type="spellStart"/>
      <w:r>
        <w:lastRenderedPageBreak/>
        <w:t>Baldocchi</w:t>
      </w:r>
      <w:proofErr w:type="spellEnd"/>
      <w:r>
        <w:t xml:space="preserve"> D, </w:t>
      </w:r>
      <w:proofErr w:type="spellStart"/>
      <w:r>
        <w:t>Falge</w:t>
      </w:r>
      <w:proofErr w:type="spellEnd"/>
      <w:r>
        <w:t xml:space="preserve"> E, Gu L, Olson R, Hollinger D, Running S, </w:t>
      </w:r>
      <w:proofErr w:type="spellStart"/>
      <w:r>
        <w:t>Anthoni</w:t>
      </w:r>
      <w:proofErr w:type="spellEnd"/>
      <w:r>
        <w:t xml:space="preserve"> P, </w:t>
      </w:r>
      <w:proofErr w:type="spellStart"/>
      <w:r>
        <w:t>Bernhofer</w:t>
      </w:r>
      <w:proofErr w:type="spellEnd"/>
      <w:r>
        <w:t xml:space="preserve"> C, Davis K, Evans R, Fuentes J, Goldstein A, </w:t>
      </w:r>
      <w:proofErr w:type="spellStart"/>
      <w:r>
        <w:t>Katul</w:t>
      </w:r>
      <w:proofErr w:type="spellEnd"/>
      <w:r>
        <w:t xml:space="preserve"> G, Law B, Lee X, </w:t>
      </w:r>
      <w:proofErr w:type="spellStart"/>
      <w:r>
        <w:t>Malhi</w:t>
      </w:r>
      <w:proofErr w:type="spellEnd"/>
      <w:r>
        <w:t xml:space="preserve"> Y, Meyers T, Munger W, </w:t>
      </w:r>
      <w:proofErr w:type="spellStart"/>
      <w:r>
        <w:t>Oechel</w:t>
      </w:r>
      <w:proofErr w:type="spellEnd"/>
      <w:r>
        <w:t xml:space="preserve"> W, Paw K T, </w:t>
      </w:r>
      <w:proofErr w:type="spellStart"/>
      <w:r>
        <w:t>Pilegaard</w:t>
      </w:r>
      <w:proofErr w:type="spellEnd"/>
      <w:r>
        <w:t xml:space="preserve"> K, Schmid H P, </w:t>
      </w:r>
      <w:proofErr w:type="spellStart"/>
      <w:r>
        <w:t>Valentini</w:t>
      </w:r>
      <w:proofErr w:type="spellEnd"/>
      <w:r>
        <w:t xml:space="preserve"> R, Verma S, </w:t>
      </w:r>
      <w:proofErr w:type="spellStart"/>
      <w:r>
        <w:t>Vesala</w:t>
      </w:r>
      <w:proofErr w:type="spellEnd"/>
      <w:r>
        <w:t xml:space="preserve"> T, Wilson K and </w:t>
      </w:r>
      <w:proofErr w:type="spellStart"/>
      <w:r>
        <w:t>Wofsy</w:t>
      </w:r>
      <w:proofErr w:type="spellEnd"/>
      <w:r>
        <w:t xml:space="preserve"> S 2001 </w:t>
      </w:r>
      <w:proofErr w:type="gramStart"/>
      <w:r>
        <w:t>FLUXNET :</w:t>
      </w:r>
      <w:proofErr w:type="gramEnd"/>
      <w:r>
        <w:t xml:space="preserve"> A New Tool to Study the Temporal and Spatial Variability of </w:t>
      </w:r>
      <w:proofErr w:type="spellStart"/>
      <w:r>
        <w:t>EcosystemScale</w:t>
      </w:r>
      <w:proofErr w:type="spellEnd"/>
      <w:r>
        <w:t xml:space="preserve"> Carbon Dioxide, Water Vapor, and Energy Flux Densities </w:t>
      </w:r>
      <w:r>
        <w:rPr>
          <w:i/>
          <w:iCs/>
        </w:rPr>
        <w:t>Bulletin of the American Meteorological Society</w:t>
      </w:r>
      <w:r>
        <w:t xml:space="preserve"> </w:t>
      </w:r>
      <w:r>
        <w:rPr>
          <w:b/>
          <w:bCs/>
        </w:rPr>
        <w:t>82</w:t>
      </w:r>
      <w:r>
        <w:t xml:space="preserve"> 2415–34</w:t>
      </w:r>
    </w:p>
    <w:p w14:paraId="2F06AC18" w14:textId="77777777" w:rsidR="00E16356" w:rsidRDefault="00AF1D8C">
      <w:pPr>
        <w:pStyle w:val="Bibliography"/>
      </w:pPr>
      <w:bookmarkStart w:id="455" w:name="ref-banburymorgan_global_inpress"/>
      <w:bookmarkEnd w:id="454"/>
      <w:r>
        <w:t xml:space="preserve">Banbury Morgan B, Herrmann V, </w:t>
      </w:r>
      <w:proofErr w:type="spellStart"/>
      <w:r>
        <w:t>Kunert</w:t>
      </w:r>
      <w:proofErr w:type="spellEnd"/>
      <w:r>
        <w:t xml:space="preserve"> N, Bond-</w:t>
      </w:r>
      <w:proofErr w:type="spellStart"/>
      <w:r>
        <w:t>Lamberty</w:t>
      </w:r>
      <w:proofErr w:type="spellEnd"/>
      <w:r>
        <w:t xml:space="preserve"> B, Muller-Landau H C and Anderson-Teixeira K J in press Global patterns of forest autotrophic carbon fluxes </w:t>
      </w:r>
      <w:r>
        <w:rPr>
          <w:i/>
          <w:iCs/>
        </w:rPr>
        <w:t>Global Change Biology</w:t>
      </w:r>
    </w:p>
    <w:p w14:paraId="2E04D695" w14:textId="77777777" w:rsidR="00E16356" w:rsidRDefault="00AF1D8C">
      <w:pPr>
        <w:pStyle w:val="Bibliography"/>
      </w:pPr>
      <w:bookmarkStart w:id="456" w:name="ref-bates_fitting_2015"/>
      <w:bookmarkEnd w:id="455"/>
      <w:r>
        <w:t xml:space="preserve">Bates D, </w:t>
      </w:r>
      <w:proofErr w:type="spellStart"/>
      <w:r>
        <w:t>Mächler</w:t>
      </w:r>
      <w:proofErr w:type="spellEnd"/>
      <w:r>
        <w:t xml:space="preserve"> M, </w:t>
      </w:r>
      <w:proofErr w:type="spellStart"/>
      <w:r>
        <w:t>Bolker</w:t>
      </w:r>
      <w:proofErr w:type="spellEnd"/>
      <w:r>
        <w:t xml:space="preserve"> B and Walker S 2015 Fitting Linear Mixed-Effects Models Using </w:t>
      </w:r>
      <w:r>
        <w:rPr>
          <w:b/>
          <w:bCs/>
        </w:rPr>
        <w:t>Lme4</w:t>
      </w:r>
      <w:r>
        <w:t xml:space="preserve"> </w:t>
      </w:r>
      <w:r>
        <w:rPr>
          <w:i/>
          <w:iCs/>
        </w:rPr>
        <w:t>Journal of Statistical Software</w:t>
      </w:r>
      <w:r>
        <w:t xml:space="preserve"> </w:t>
      </w:r>
      <w:r>
        <w:rPr>
          <w:b/>
          <w:bCs/>
        </w:rPr>
        <w:t>67</w:t>
      </w:r>
    </w:p>
    <w:p w14:paraId="0AA8DF02" w14:textId="77777777" w:rsidR="00E16356" w:rsidRDefault="00AF1D8C">
      <w:pPr>
        <w:pStyle w:val="Bibliography"/>
      </w:pPr>
      <w:bookmarkStart w:id="457" w:name="ref-besnard_quantifying_2018"/>
      <w:bookmarkEnd w:id="456"/>
      <w:proofErr w:type="spellStart"/>
      <w:r>
        <w:t>Besnard</w:t>
      </w:r>
      <w:proofErr w:type="spellEnd"/>
      <w:r>
        <w:t xml:space="preserve"> S, </w:t>
      </w:r>
      <w:proofErr w:type="spellStart"/>
      <w:r>
        <w:t>Carvalhais</w:t>
      </w:r>
      <w:proofErr w:type="spellEnd"/>
      <w:r>
        <w:t xml:space="preserve"> N, Arain M A, Black A, de Bruin S, Buchmann N, </w:t>
      </w:r>
      <w:proofErr w:type="spellStart"/>
      <w:r>
        <w:t>Cescatti</w:t>
      </w:r>
      <w:proofErr w:type="spellEnd"/>
      <w:r>
        <w:t xml:space="preserve"> A, Chen J, </w:t>
      </w:r>
      <w:proofErr w:type="spellStart"/>
      <w:r>
        <w:t>Clevers</w:t>
      </w:r>
      <w:proofErr w:type="spellEnd"/>
      <w:r>
        <w:t xml:space="preserve"> J G P W, Desai A R, Gough C M, </w:t>
      </w:r>
      <w:proofErr w:type="spellStart"/>
      <w:r>
        <w:t>Havrankova</w:t>
      </w:r>
      <w:proofErr w:type="spellEnd"/>
      <w:r>
        <w:t xml:space="preserve"> K, Herold M, </w:t>
      </w:r>
      <w:proofErr w:type="spellStart"/>
      <w:r>
        <w:t>Hörtnagl</w:t>
      </w:r>
      <w:proofErr w:type="spellEnd"/>
      <w:r>
        <w:t xml:space="preserve"> L, Jung M, </w:t>
      </w:r>
      <w:proofErr w:type="spellStart"/>
      <w:r>
        <w:t>Knohl</w:t>
      </w:r>
      <w:proofErr w:type="spellEnd"/>
      <w:r>
        <w:t xml:space="preserve"> A, </w:t>
      </w:r>
      <w:proofErr w:type="spellStart"/>
      <w:r>
        <w:t>Kruijt</w:t>
      </w:r>
      <w:proofErr w:type="spellEnd"/>
      <w:r>
        <w:t xml:space="preserve"> B, </w:t>
      </w:r>
      <w:proofErr w:type="spellStart"/>
      <w:r>
        <w:t>Krupkova</w:t>
      </w:r>
      <w:proofErr w:type="spellEnd"/>
      <w:r>
        <w:t xml:space="preserve"> L, Law B E, </w:t>
      </w:r>
      <w:proofErr w:type="spellStart"/>
      <w:r>
        <w:t>Lindroth</w:t>
      </w:r>
      <w:proofErr w:type="spellEnd"/>
      <w:r>
        <w:t xml:space="preserve"> A, </w:t>
      </w:r>
      <w:proofErr w:type="spellStart"/>
      <w:r>
        <w:t>Noormets</w:t>
      </w:r>
      <w:proofErr w:type="spellEnd"/>
      <w:r>
        <w:t xml:space="preserve"> A, </w:t>
      </w:r>
      <w:proofErr w:type="spellStart"/>
      <w:r>
        <w:t>Roupsard</w:t>
      </w:r>
      <w:proofErr w:type="spellEnd"/>
      <w:r>
        <w:t xml:space="preserve"> O, </w:t>
      </w:r>
      <w:proofErr w:type="spellStart"/>
      <w:r>
        <w:t>Steinbrecher</w:t>
      </w:r>
      <w:proofErr w:type="spellEnd"/>
      <w:r>
        <w:t xml:space="preserve"> R, </w:t>
      </w:r>
      <w:proofErr w:type="spellStart"/>
      <w:r>
        <w:t>Varlagin</w:t>
      </w:r>
      <w:proofErr w:type="spellEnd"/>
      <w:r>
        <w:t xml:space="preserve"> A, </w:t>
      </w:r>
      <w:proofErr w:type="spellStart"/>
      <w:r>
        <w:t>Vincke</w:t>
      </w:r>
      <w:proofErr w:type="spellEnd"/>
      <w:r>
        <w:t xml:space="preserve"> C and Reichstein M 2018 Quantifying the effect of forest age in annual net forest carbon balance </w:t>
      </w:r>
      <w:r>
        <w:rPr>
          <w:i/>
          <w:iCs/>
        </w:rPr>
        <w:t>Environmental Research Letters</w:t>
      </w:r>
      <w:r>
        <w:t xml:space="preserve"> </w:t>
      </w:r>
      <w:r>
        <w:rPr>
          <w:b/>
          <w:bCs/>
        </w:rPr>
        <w:t>13</w:t>
      </w:r>
      <w:r>
        <w:t xml:space="preserve"> 124018</w:t>
      </w:r>
    </w:p>
    <w:p w14:paraId="0B801124" w14:textId="77777777" w:rsidR="00E16356" w:rsidRDefault="00AF1D8C">
      <w:pPr>
        <w:pStyle w:val="Bibliography"/>
      </w:pPr>
      <w:bookmarkStart w:id="458" w:name="ref-bonan_forests_2008"/>
      <w:bookmarkEnd w:id="457"/>
      <w:proofErr w:type="spellStart"/>
      <w:r>
        <w:t>Bonan</w:t>
      </w:r>
      <w:proofErr w:type="spellEnd"/>
      <w:r>
        <w:t xml:space="preserve"> G B 2008 Forests and Climate Change: </w:t>
      </w:r>
      <w:proofErr w:type="spellStart"/>
      <w:r>
        <w:t>Forcings</w:t>
      </w:r>
      <w:proofErr w:type="spellEnd"/>
      <w:r>
        <w:t xml:space="preserve">, Feedbacks, and the Climate Benefits of Forests </w:t>
      </w:r>
      <w:r>
        <w:rPr>
          <w:i/>
          <w:iCs/>
        </w:rPr>
        <w:t>Science</w:t>
      </w:r>
      <w:r>
        <w:t xml:space="preserve"> </w:t>
      </w:r>
      <w:r>
        <w:rPr>
          <w:b/>
          <w:bCs/>
        </w:rPr>
        <w:t>320</w:t>
      </w:r>
      <w:r>
        <w:t xml:space="preserve"> 1444–9</w:t>
      </w:r>
    </w:p>
    <w:p w14:paraId="4B1E5B82" w14:textId="77777777" w:rsidR="00E16356" w:rsidRDefault="00AF1D8C">
      <w:pPr>
        <w:pStyle w:val="Bibliography"/>
      </w:pPr>
      <w:bookmarkStart w:id="459" w:name="ref-bonan_climate_2018"/>
      <w:bookmarkEnd w:id="458"/>
      <w:proofErr w:type="spellStart"/>
      <w:r>
        <w:t>Bonan</w:t>
      </w:r>
      <w:proofErr w:type="spellEnd"/>
      <w:r>
        <w:t xml:space="preserve"> G B and </w:t>
      </w:r>
      <w:proofErr w:type="spellStart"/>
      <w:r>
        <w:t>Doney</w:t>
      </w:r>
      <w:proofErr w:type="spellEnd"/>
      <w:r>
        <w:t xml:space="preserve"> S C 2018 Climate, ecosystems, and planetary futures: The challenge to predict life in Earth system models </w:t>
      </w:r>
      <w:r>
        <w:rPr>
          <w:i/>
          <w:iCs/>
        </w:rPr>
        <w:t>Science</w:t>
      </w:r>
      <w:r>
        <w:t xml:space="preserve"> </w:t>
      </w:r>
      <w:r>
        <w:rPr>
          <w:b/>
          <w:bCs/>
        </w:rPr>
        <w:t>359</w:t>
      </w:r>
    </w:p>
    <w:p w14:paraId="66A9645D" w14:textId="77777777" w:rsidR="00E16356" w:rsidRDefault="00AF1D8C">
      <w:pPr>
        <w:pStyle w:val="Bibliography"/>
      </w:pPr>
      <w:bookmarkStart w:id="460" w:name="ref-bonan_model_2019"/>
      <w:bookmarkEnd w:id="459"/>
      <w:proofErr w:type="spellStart"/>
      <w:r>
        <w:t>Bonan</w:t>
      </w:r>
      <w:proofErr w:type="spellEnd"/>
      <w:r>
        <w:t xml:space="preserve"> G B, </w:t>
      </w:r>
      <w:proofErr w:type="spellStart"/>
      <w:r>
        <w:t>Lombardozzi</w:t>
      </w:r>
      <w:proofErr w:type="spellEnd"/>
      <w:r>
        <w:t xml:space="preserve"> D L, </w:t>
      </w:r>
      <w:proofErr w:type="spellStart"/>
      <w:r>
        <w:t>Wieder</w:t>
      </w:r>
      <w:proofErr w:type="spellEnd"/>
      <w:r>
        <w:t xml:space="preserve"> W R, Oleson K W, Lawrence D M, Hoffman F M and Collier N 2019 Model Structure and Climate Data Uncertainty in Historical Simulations of the Terrestrial Carbon Cycle (1850) </w:t>
      </w:r>
      <w:r>
        <w:rPr>
          <w:i/>
          <w:iCs/>
        </w:rPr>
        <w:t>Global Biogeochemical Cycles</w:t>
      </w:r>
      <w:r>
        <w:t xml:space="preserve"> </w:t>
      </w:r>
      <w:r>
        <w:rPr>
          <w:b/>
          <w:bCs/>
        </w:rPr>
        <w:t>33</w:t>
      </w:r>
      <w:r>
        <w:t xml:space="preserve"> 1310–26</w:t>
      </w:r>
    </w:p>
    <w:p w14:paraId="0B7C3155" w14:textId="77777777" w:rsidR="00E16356" w:rsidRDefault="00AF1D8C">
      <w:pPr>
        <w:pStyle w:val="Bibliography"/>
      </w:pPr>
      <w:bookmarkStart w:id="461" w:name="ref-bond-lamberty_new_2018"/>
      <w:bookmarkEnd w:id="460"/>
      <w:r>
        <w:t>Bond-</w:t>
      </w:r>
      <w:proofErr w:type="spellStart"/>
      <w:r>
        <w:t>Lamberty</w:t>
      </w:r>
      <w:proofErr w:type="spellEnd"/>
      <w:r>
        <w:t xml:space="preserve"> B 2018 New Techniques and Data for Understanding the Global Soil Respiration Flux </w:t>
      </w:r>
      <w:r>
        <w:rPr>
          <w:i/>
          <w:iCs/>
        </w:rPr>
        <w:t>Earth’s Future</w:t>
      </w:r>
      <w:r>
        <w:t xml:space="preserve"> </w:t>
      </w:r>
      <w:r>
        <w:rPr>
          <w:b/>
          <w:bCs/>
        </w:rPr>
        <w:t>6</w:t>
      </w:r>
      <w:r>
        <w:t xml:space="preserve"> 1176–80</w:t>
      </w:r>
    </w:p>
    <w:p w14:paraId="367D52C9" w14:textId="77777777" w:rsidR="00E16356" w:rsidRDefault="00AF1D8C">
      <w:pPr>
        <w:pStyle w:val="Bibliography"/>
      </w:pPr>
      <w:bookmarkStart w:id="462" w:name="ref-bond-lamberty_estimating_2016"/>
      <w:bookmarkEnd w:id="461"/>
      <w:r>
        <w:t>Bond-</w:t>
      </w:r>
      <w:proofErr w:type="spellStart"/>
      <w:r>
        <w:t>Lamberty</w:t>
      </w:r>
      <w:proofErr w:type="spellEnd"/>
      <w:r>
        <w:t xml:space="preserve"> B, </w:t>
      </w:r>
      <w:proofErr w:type="spellStart"/>
      <w:r>
        <w:t>Epron</w:t>
      </w:r>
      <w:proofErr w:type="spellEnd"/>
      <w:r>
        <w:t xml:space="preserve"> D, Harden J, Harmon M E, Hoffman F, Kumar J, David McGuire A and Vargas R 2016 Estimating heterotrophic respiration at large scales: Challenges, approaches, and next steps </w:t>
      </w:r>
      <w:r>
        <w:rPr>
          <w:i/>
          <w:iCs/>
        </w:rPr>
        <w:t>Ecosphere</w:t>
      </w:r>
      <w:r>
        <w:t xml:space="preserve"> </w:t>
      </w:r>
      <w:r>
        <w:rPr>
          <w:b/>
          <w:bCs/>
        </w:rPr>
        <w:t>7</w:t>
      </w:r>
    </w:p>
    <w:p w14:paraId="00DDB8BF" w14:textId="77777777" w:rsidR="00E16356" w:rsidRDefault="00AF1D8C">
      <w:pPr>
        <w:pStyle w:val="Bibliography"/>
      </w:pPr>
      <w:bookmarkStart w:id="463" w:name="ref-bond-lamberty_global_2010"/>
      <w:bookmarkEnd w:id="462"/>
      <w:r>
        <w:t>Bond-</w:t>
      </w:r>
      <w:proofErr w:type="spellStart"/>
      <w:r>
        <w:t>Lamberty</w:t>
      </w:r>
      <w:proofErr w:type="spellEnd"/>
      <w:r>
        <w:t xml:space="preserve"> B and Thomson A 2010 A global database of soil respiration data </w:t>
      </w:r>
      <w:proofErr w:type="spellStart"/>
      <w:r>
        <w:rPr>
          <w:i/>
          <w:iCs/>
        </w:rPr>
        <w:t>Biogeosciences</w:t>
      </w:r>
      <w:proofErr w:type="spellEnd"/>
      <w:r>
        <w:t xml:space="preserve"> </w:t>
      </w:r>
      <w:r>
        <w:rPr>
          <w:b/>
          <w:bCs/>
        </w:rPr>
        <w:t>7</w:t>
      </w:r>
      <w:r>
        <w:t xml:space="preserve"> 1915–26</w:t>
      </w:r>
    </w:p>
    <w:p w14:paraId="5505350D" w14:textId="77777777" w:rsidR="00E16356" w:rsidRDefault="00AF1D8C">
      <w:pPr>
        <w:pStyle w:val="Bibliography"/>
      </w:pPr>
      <w:bookmarkStart w:id="464" w:name="ref-bond-lamberty_contribution_2004"/>
      <w:bookmarkEnd w:id="463"/>
      <w:r>
        <w:t>Bond-</w:t>
      </w:r>
      <w:proofErr w:type="spellStart"/>
      <w:r>
        <w:t>Lamberty</w:t>
      </w:r>
      <w:proofErr w:type="spellEnd"/>
      <w:r>
        <w:t xml:space="preserve"> B, Wang C and Gower S T 2004 Contribution of root respiration to soil surface CO2 flux in a boreal black spruce </w:t>
      </w:r>
      <w:proofErr w:type="spellStart"/>
      <w:r>
        <w:t>chronosequence</w:t>
      </w:r>
      <w:proofErr w:type="spellEnd"/>
      <w:r>
        <w:t xml:space="preserve"> </w:t>
      </w:r>
      <w:r>
        <w:rPr>
          <w:i/>
          <w:iCs/>
        </w:rPr>
        <w:t>Tree Physiology</w:t>
      </w:r>
      <w:r>
        <w:t xml:space="preserve"> </w:t>
      </w:r>
      <w:r>
        <w:rPr>
          <w:b/>
          <w:bCs/>
        </w:rPr>
        <w:t>24</w:t>
      </w:r>
      <w:r>
        <w:t xml:space="preserve"> 1387–95</w:t>
      </w:r>
    </w:p>
    <w:p w14:paraId="43D1205F" w14:textId="77777777" w:rsidR="00E16356" w:rsidRDefault="00AF1D8C">
      <w:pPr>
        <w:pStyle w:val="Bibliography"/>
      </w:pPr>
      <w:bookmarkStart w:id="465" w:name="ref-bonner_metaanalytical_2013"/>
      <w:bookmarkEnd w:id="464"/>
      <w:r>
        <w:t xml:space="preserve">Bonner M T L, Schmidt S and Shoo L P 2013 A meta-analytical global comparison of aboveground biomass accumulation between tropical secondary forests and monoculture plantations </w:t>
      </w:r>
      <w:r>
        <w:rPr>
          <w:i/>
          <w:iCs/>
        </w:rPr>
        <w:t>Forest Ecology and Management</w:t>
      </w:r>
      <w:r>
        <w:t xml:space="preserve"> </w:t>
      </w:r>
      <w:r>
        <w:rPr>
          <w:b/>
          <w:bCs/>
        </w:rPr>
        <w:t>291</w:t>
      </w:r>
      <w:r>
        <w:t xml:space="preserve"> 73–86</w:t>
      </w:r>
    </w:p>
    <w:p w14:paraId="48D3A9FD" w14:textId="77777777" w:rsidR="00E16356" w:rsidRDefault="00AF1D8C">
      <w:pPr>
        <w:pStyle w:val="Bibliography"/>
      </w:pPr>
      <w:bookmarkStart w:id="466" w:name="ref-carmona_coarse_2002"/>
      <w:bookmarkEnd w:id="465"/>
      <w:r>
        <w:lastRenderedPageBreak/>
        <w:t xml:space="preserve">Carmona M R, </w:t>
      </w:r>
      <w:proofErr w:type="spellStart"/>
      <w:r>
        <w:t>Armesto</w:t>
      </w:r>
      <w:proofErr w:type="spellEnd"/>
      <w:r>
        <w:t xml:space="preserve"> J </w:t>
      </w:r>
      <w:proofErr w:type="spellStart"/>
      <w:r>
        <w:t>J</w:t>
      </w:r>
      <w:proofErr w:type="spellEnd"/>
      <w:r>
        <w:t xml:space="preserve">, </w:t>
      </w:r>
      <w:proofErr w:type="spellStart"/>
      <w:r>
        <w:t>Aravena</w:t>
      </w:r>
      <w:proofErr w:type="spellEnd"/>
      <w:r>
        <w:t xml:space="preserve"> J C and Pérez C A 2002 Coarse woody debris biomass in successional and primary temperate forests in </w:t>
      </w:r>
      <w:proofErr w:type="spellStart"/>
      <w:r>
        <w:t>Chiloé</w:t>
      </w:r>
      <w:proofErr w:type="spellEnd"/>
      <w:r>
        <w:t xml:space="preserve"> Island, Chile </w:t>
      </w:r>
      <w:r>
        <w:rPr>
          <w:i/>
          <w:iCs/>
        </w:rPr>
        <w:t>Forest Ecology and Management</w:t>
      </w:r>
      <w:r>
        <w:t xml:space="preserve"> </w:t>
      </w:r>
      <w:r>
        <w:rPr>
          <w:b/>
          <w:bCs/>
        </w:rPr>
        <w:t>164</w:t>
      </w:r>
      <w:r>
        <w:t xml:space="preserve"> 265–75</w:t>
      </w:r>
    </w:p>
    <w:p w14:paraId="7B2D21B4" w14:textId="77777777" w:rsidR="00E16356" w:rsidRDefault="00AF1D8C">
      <w:pPr>
        <w:pStyle w:val="Bibliography"/>
      </w:pPr>
      <w:bookmarkStart w:id="467" w:name="ref-cavaleri_urgent_2015"/>
      <w:bookmarkEnd w:id="466"/>
      <w:proofErr w:type="spellStart"/>
      <w:r>
        <w:t>Cavaleri</w:t>
      </w:r>
      <w:proofErr w:type="spellEnd"/>
      <w:r>
        <w:t xml:space="preserve"> M A, Reed S C, Smith W K and Wood T E 2015 Urgent need for warming experiments in tropical forests </w:t>
      </w:r>
      <w:r>
        <w:rPr>
          <w:i/>
          <w:iCs/>
        </w:rPr>
        <w:t>Global Change Biology</w:t>
      </w:r>
      <w:r>
        <w:t xml:space="preserve"> </w:t>
      </w:r>
      <w:r>
        <w:rPr>
          <w:b/>
          <w:bCs/>
        </w:rPr>
        <w:t>21</w:t>
      </w:r>
      <w:r>
        <w:t xml:space="preserve"> 2111–21</w:t>
      </w:r>
    </w:p>
    <w:p w14:paraId="0D72EB95" w14:textId="77777777" w:rsidR="00E16356" w:rsidRDefault="00AF1D8C">
      <w:pPr>
        <w:pStyle w:val="Bibliography"/>
      </w:pPr>
      <w:bookmarkStart w:id="468" w:name="ref-chapin_reconciling_2006"/>
      <w:bookmarkEnd w:id="467"/>
      <w:r>
        <w:t xml:space="preserve">Chapin F, </w:t>
      </w:r>
      <w:proofErr w:type="spellStart"/>
      <w:r>
        <w:t>Woodwell</w:t>
      </w:r>
      <w:proofErr w:type="spellEnd"/>
      <w:r>
        <w:t xml:space="preserve"> G, </w:t>
      </w:r>
      <w:proofErr w:type="spellStart"/>
      <w:r>
        <w:t>Randerson</w:t>
      </w:r>
      <w:proofErr w:type="spellEnd"/>
      <w:r>
        <w:t xml:space="preserve"> J, </w:t>
      </w:r>
      <w:proofErr w:type="spellStart"/>
      <w:r>
        <w:t>Rastetter</w:t>
      </w:r>
      <w:proofErr w:type="spellEnd"/>
      <w:r>
        <w:t xml:space="preserve"> E, Lovett G, </w:t>
      </w:r>
      <w:proofErr w:type="spellStart"/>
      <w:r>
        <w:t>Baldocchi</w:t>
      </w:r>
      <w:proofErr w:type="spellEnd"/>
      <w:r>
        <w:t xml:space="preserve"> D, Clark D, Harmon M, Schimel D, </w:t>
      </w:r>
      <w:proofErr w:type="spellStart"/>
      <w:r>
        <w:t>Valentini</w:t>
      </w:r>
      <w:proofErr w:type="spellEnd"/>
      <w:r>
        <w:t xml:space="preserve"> R, Wirth C, Aber J, Cole J, </w:t>
      </w:r>
      <w:proofErr w:type="spellStart"/>
      <w:r>
        <w:t>Goulden</w:t>
      </w:r>
      <w:proofErr w:type="spellEnd"/>
      <w:r>
        <w:t xml:space="preserve"> M, Harden J, </w:t>
      </w:r>
      <w:proofErr w:type="spellStart"/>
      <w:r>
        <w:t>Heimann</w:t>
      </w:r>
      <w:proofErr w:type="spellEnd"/>
      <w:r>
        <w:t xml:space="preserve"> M, Howarth R, Matson P, McGuire A, Melillo J, Mooney H, Neff J, Houghton R, Pace M, Ryan M, Running S, Sala O, Schlesinger W and Schulze E D 2006 Reconciling Carbon-cycle Concepts, Terminology, and Methods </w:t>
      </w:r>
      <w:r>
        <w:rPr>
          <w:i/>
          <w:iCs/>
        </w:rPr>
        <w:t>Ecosystems</w:t>
      </w:r>
      <w:r>
        <w:t xml:space="preserve"> </w:t>
      </w:r>
      <w:r>
        <w:rPr>
          <w:b/>
          <w:bCs/>
        </w:rPr>
        <w:t>9</w:t>
      </w:r>
      <w:r>
        <w:t xml:space="preserve"> 1041–50</w:t>
      </w:r>
    </w:p>
    <w:p w14:paraId="0CC469E8" w14:textId="77777777" w:rsidR="00E16356" w:rsidRDefault="00AF1D8C">
      <w:pPr>
        <w:pStyle w:val="Bibliography"/>
      </w:pPr>
      <w:bookmarkStart w:id="469" w:name="ref-chaplin-kramer_degradation_2015"/>
      <w:bookmarkEnd w:id="468"/>
      <w:r>
        <w:t xml:space="preserve">Chaplin-Kramer R, </w:t>
      </w:r>
      <w:proofErr w:type="spellStart"/>
      <w:r>
        <w:t>Ramler</w:t>
      </w:r>
      <w:proofErr w:type="spellEnd"/>
      <w:r>
        <w:t xml:space="preserve"> I, Sharp R, Haddad N, Gerber J, West P, Mandle L, Engstrom P, </w:t>
      </w:r>
      <w:proofErr w:type="spellStart"/>
      <w:r>
        <w:t>Baccini</w:t>
      </w:r>
      <w:proofErr w:type="spellEnd"/>
      <w:r>
        <w:t xml:space="preserve"> A, Sim S, Mueller C and King H 2015 Degradation in carbon stocks near tropical forest edges </w:t>
      </w:r>
      <w:r>
        <w:rPr>
          <w:i/>
          <w:iCs/>
        </w:rPr>
        <w:t>Nature Communications</w:t>
      </w:r>
      <w:r>
        <w:t xml:space="preserve"> </w:t>
      </w:r>
      <w:r>
        <w:rPr>
          <w:b/>
          <w:bCs/>
        </w:rPr>
        <w:t>6</w:t>
      </w:r>
    </w:p>
    <w:p w14:paraId="661F944A" w14:textId="77777777" w:rsidR="00E16356" w:rsidRDefault="00AF1D8C">
      <w:pPr>
        <w:pStyle w:val="Bibliography"/>
      </w:pPr>
      <w:bookmarkStart w:id="470" w:name="ref-chave_ground_2019"/>
      <w:bookmarkEnd w:id="469"/>
      <w:proofErr w:type="spellStart"/>
      <w:r>
        <w:t>Chave</w:t>
      </w:r>
      <w:proofErr w:type="spellEnd"/>
      <w:r>
        <w:t xml:space="preserve"> J, Davies S J, Phillips O L, Lewis S L, Sist P, </w:t>
      </w:r>
      <w:proofErr w:type="spellStart"/>
      <w:r>
        <w:t>Schepaschenko</w:t>
      </w:r>
      <w:proofErr w:type="spellEnd"/>
      <w:r>
        <w:t xml:space="preserve"> D, </w:t>
      </w:r>
      <w:proofErr w:type="spellStart"/>
      <w:r>
        <w:t>Armston</w:t>
      </w:r>
      <w:proofErr w:type="spellEnd"/>
      <w:r>
        <w:t xml:space="preserve"> J, Baker T R, </w:t>
      </w:r>
      <w:proofErr w:type="spellStart"/>
      <w:r>
        <w:t>Coomes</w:t>
      </w:r>
      <w:proofErr w:type="spellEnd"/>
      <w:r>
        <w:t xml:space="preserve"> D, Disney M, Duncanson L, </w:t>
      </w:r>
      <w:proofErr w:type="spellStart"/>
      <w:r>
        <w:t>Hérault</w:t>
      </w:r>
      <w:proofErr w:type="spellEnd"/>
      <w:r>
        <w:t xml:space="preserve"> B, </w:t>
      </w:r>
      <w:proofErr w:type="spellStart"/>
      <w:r>
        <w:t>Labrière</w:t>
      </w:r>
      <w:proofErr w:type="spellEnd"/>
      <w:r>
        <w:t xml:space="preserve"> N, Meyer V, </w:t>
      </w:r>
      <w:proofErr w:type="spellStart"/>
      <w:r>
        <w:t>Réjou-Méchain</w:t>
      </w:r>
      <w:proofErr w:type="spellEnd"/>
      <w:r>
        <w:t xml:space="preserve"> M, </w:t>
      </w:r>
      <w:proofErr w:type="spellStart"/>
      <w:r>
        <w:t>Scipal</w:t>
      </w:r>
      <w:proofErr w:type="spellEnd"/>
      <w:r>
        <w:t xml:space="preserve"> K and Saatchi S 2019 Ground Data are Essential for Biomass Remote Sensing Missions </w:t>
      </w:r>
      <w:r>
        <w:rPr>
          <w:i/>
          <w:iCs/>
        </w:rPr>
        <w:t>Surveys in Geophysics</w:t>
      </w:r>
    </w:p>
    <w:p w14:paraId="6488BEC3" w14:textId="77777777" w:rsidR="00E16356" w:rsidRDefault="00AF1D8C">
      <w:pPr>
        <w:pStyle w:val="Bibliography"/>
      </w:pPr>
      <w:bookmarkStart w:id="471" w:name="ref-chave_improved_2014"/>
      <w:bookmarkEnd w:id="470"/>
      <w:proofErr w:type="spellStart"/>
      <w:r>
        <w:t>Chave</w:t>
      </w:r>
      <w:proofErr w:type="spellEnd"/>
      <w:r>
        <w:t xml:space="preserve"> J, </w:t>
      </w:r>
      <w:proofErr w:type="spellStart"/>
      <w:r>
        <w:t>Réjou-Méchain</w:t>
      </w:r>
      <w:proofErr w:type="spellEnd"/>
      <w:r>
        <w:t xml:space="preserve"> M, </w:t>
      </w:r>
      <w:proofErr w:type="spellStart"/>
      <w:r>
        <w:t>Búrquez</w:t>
      </w:r>
      <w:proofErr w:type="spellEnd"/>
      <w:r>
        <w:t xml:space="preserve"> A, </w:t>
      </w:r>
      <w:proofErr w:type="spellStart"/>
      <w:r>
        <w:t>Chidumayo</w:t>
      </w:r>
      <w:proofErr w:type="spellEnd"/>
      <w:r>
        <w:t xml:space="preserve"> E, Colgan M S, </w:t>
      </w:r>
      <w:proofErr w:type="spellStart"/>
      <w:r>
        <w:t>Delitti</w:t>
      </w:r>
      <w:proofErr w:type="spellEnd"/>
      <w:r>
        <w:t xml:space="preserve"> W B C, Duque A, Eid T, </w:t>
      </w:r>
      <w:proofErr w:type="spellStart"/>
      <w:r>
        <w:t>Fearnside</w:t>
      </w:r>
      <w:proofErr w:type="spellEnd"/>
      <w:r>
        <w:t xml:space="preserve"> P M, Goodman R C, Henry M, Martínez-</w:t>
      </w:r>
      <w:proofErr w:type="spellStart"/>
      <w:r>
        <w:t>Yrízar</w:t>
      </w:r>
      <w:proofErr w:type="spellEnd"/>
      <w:r>
        <w:t xml:space="preserve"> A, </w:t>
      </w:r>
      <w:proofErr w:type="spellStart"/>
      <w:r>
        <w:t>Mugasha</w:t>
      </w:r>
      <w:proofErr w:type="spellEnd"/>
      <w:r>
        <w:t xml:space="preserve"> W A, Muller-Landau H C, </w:t>
      </w:r>
      <w:proofErr w:type="spellStart"/>
      <w:r>
        <w:t>Mencuccini</w:t>
      </w:r>
      <w:proofErr w:type="spellEnd"/>
      <w:r>
        <w:t xml:space="preserve"> M, Nelson B W, </w:t>
      </w:r>
      <w:proofErr w:type="spellStart"/>
      <w:r>
        <w:t>Ngomanda</w:t>
      </w:r>
      <w:proofErr w:type="spellEnd"/>
      <w:r>
        <w:t xml:space="preserve"> A, Nogueira E M, Ortiz-</w:t>
      </w:r>
      <w:proofErr w:type="spellStart"/>
      <w:r>
        <w:t>Malavassi</w:t>
      </w:r>
      <w:proofErr w:type="spellEnd"/>
      <w:r>
        <w:t xml:space="preserve"> E, </w:t>
      </w:r>
      <w:proofErr w:type="spellStart"/>
      <w:r>
        <w:t>Pélissier</w:t>
      </w:r>
      <w:proofErr w:type="spellEnd"/>
      <w:r>
        <w:t xml:space="preserve"> R, </w:t>
      </w:r>
      <w:proofErr w:type="spellStart"/>
      <w:r>
        <w:t>Ploton</w:t>
      </w:r>
      <w:proofErr w:type="spellEnd"/>
      <w:r>
        <w:t xml:space="preserve"> P, Ryan C M, Saldarriaga J G and </w:t>
      </w:r>
      <w:proofErr w:type="spellStart"/>
      <w:r>
        <w:t>Vieilledent</w:t>
      </w:r>
      <w:proofErr w:type="spellEnd"/>
      <w:r>
        <w:t xml:space="preserve"> G 2014 Improved allometric models to estimate the aboveground biomass of tropical trees </w:t>
      </w:r>
      <w:r>
        <w:rPr>
          <w:i/>
          <w:iCs/>
        </w:rPr>
        <w:t>Global Change Biology</w:t>
      </w:r>
      <w:r>
        <w:t xml:space="preserve"> </w:t>
      </w:r>
      <w:r>
        <w:rPr>
          <w:b/>
          <w:bCs/>
        </w:rPr>
        <w:t>20</w:t>
      </w:r>
      <w:r>
        <w:t xml:space="preserve"> 3177–90</w:t>
      </w:r>
    </w:p>
    <w:p w14:paraId="6D0B1D8C" w14:textId="77777777" w:rsidR="00E16356" w:rsidRDefault="00AF1D8C">
      <w:pPr>
        <w:pStyle w:val="Bibliography"/>
      </w:pPr>
      <w:bookmarkStart w:id="472" w:name="ref-clark_field_2017"/>
      <w:bookmarkEnd w:id="471"/>
      <w:r>
        <w:t xml:space="preserve">Clark D A, Asao S, Fisher R, Reed S, Reich P B, Ryan M G, Wood T E and Yang X 2017 Field data to benchmark the carbon-cycle models for tropical forests </w:t>
      </w:r>
      <w:proofErr w:type="spellStart"/>
      <w:r>
        <w:rPr>
          <w:i/>
          <w:iCs/>
        </w:rPr>
        <w:t>Biogeosciences</w:t>
      </w:r>
      <w:proofErr w:type="spellEnd"/>
      <w:r>
        <w:rPr>
          <w:i/>
          <w:iCs/>
        </w:rPr>
        <w:t xml:space="preserve"> Discussions</w:t>
      </w:r>
      <w:r>
        <w:t xml:space="preserve"> 1–44</w:t>
      </w:r>
    </w:p>
    <w:p w14:paraId="5E79747A" w14:textId="77777777" w:rsidR="00E16356" w:rsidRDefault="00AF1D8C">
      <w:pPr>
        <w:pStyle w:val="Bibliography"/>
      </w:pPr>
      <w:bookmarkStart w:id="473" w:name="ref-clark_measuring_2001"/>
      <w:bookmarkEnd w:id="472"/>
      <w:r>
        <w:t xml:space="preserve">Clark D A, Brown S, </w:t>
      </w:r>
      <w:proofErr w:type="spellStart"/>
      <w:r>
        <w:t>Kicklighter</w:t>
      </w:r>
      <w:proofErr w:type="spellEnd"/>
      <w:r>
        <w:t xml:space="preserve"> D W, Chambers J, Thomlinson J R and Ni J 2001 Measuring net primary production in forests: Concepts and field methods </w:t>
      </w:r>
      <w:r>
        <w:rPr>
          <w:i/>
          <w:iCs/>
        </w:rPr>
        <w:t>Ecological Applications</w:t>
      </w:r>
      <w:r>
        <w:t xml:space="preserve"> </w:t>
      </w:r>
      <w:r>
        <w:rPr>
          <w:b/>
          <w:bCs/>
        </w:rPr>
        <w:t>11</w:t>
      </w:r>
      <w:r>
        <w:t xml:space="preserve"> 356–70</w:t>
      </w:r>
    </w:p>
    <w:p w14:paraId="74764675" w14:textId="77777777" w:rsidR="00E16356" w:rsidRDefault="00AF1D8C">
      <w:pPr>
        <w:pStyle w:val="Bibliography"/>
      </w:pPr>
      <w:bookmarkStart w:id="474" w:name="ref-collalti_forest_2020"/>
      <w:bookmarkEnd w:id="473"/>
      <w:proofErr w:type="spellStart"/>
      <w:r>
        <w:t>Collalti</w:t>
      </w:r>
      <w:proofErr w:type="spellEnd"/>
      <w:r>
        <w:t xml:space="preserve"> A, </w:t>
      </w:r>
      <w:proofErr w:type="spellStart"/>
      <w:r>
        <w:t>Ibrom</w:t>
      </w:r>
      <w:proofErr w:type="spellEnd"/>
      <w:r>
        <w:t xml:space="preserve"> A, </w:t>
      </w:r>
      <w:proofErr w:type="spellStart"/>
      <w:r>
        <w:t>Stockmarr</w:t>
      </w:r>
      <w:proofErr w:type="spellEnd"/>
      <w:r>
        <w:t xml:space="preserve"> A, </w:t>
      </w:r>
      <w:proofErr w:type="spellStart"/>
      <w:r>
        <w:t>Cescatti</w:t>
      </w:r>
      <w:proofErr w:type="spellEnd"/>
      <w:r>
        <w:t xml:space="preserve"> A, </w:t>
      </w:r>
      <w:proofErr w:type="spellStart"/>
      <w:r>
        <w:t>Alkama</w:t>
      </w:r>
      <w:proofErr w:type="spellEnd"/>
      <w:r>
        <w:t xml:space="preserve"> R, Fernández-Martínez M, </w:t>
      </w:r>
      <w:proofErr w:type="spellStart"/>
      <w:r>
        <w:t>Matteucci</w:t>
      </w:r>
      <w:proofErr w:type="spellEnd"/>
      <w:r>
        <w:t xml:space="preserve"> G, </w:t>
      </w:r>
      <w:proofErr w:type="spellStart"/>
      <w:r>
        <w:t>Sitch</w:t>
      </w:r>
      <w:proofErr w:type="spellEnd"/>
      <w:r>
        <w:t xml:space="preserve"> S, </w:t>
      </w:r>
      <w:proofErr w:type="spellStart"/>
      <w:r>
        <w:t>Friedlingstein</w:t>
      </w:r>
      <w:proofErr w:type="spellEnd"/>
      <w:r>
        <w:t xml:space="preserve"> P, </w:t>
      </w:r>
      <w:proofErr w:type="spellStart"/>
      <w:r>
        <w:t>Ciais</w:t>
      </w:r>
      <w:proofErr w:type="spellEnd"/>
      <w:r>
        <w:t xml:space="preserve"> P, </w:t>
      </w:r>
      <w:proofErr w:type="spellStart"/>
      <w:r>
        <w:t>Goll</w:t>
      </w:r>
      <w:proofErr w:type="spellEnd"/>
      <w:r>
        <w:t xml:space="preserve"> D S, </w:t>
      </w:r>
      <w:proofErr w:type="spellStart"/>
      <w:r>
        <w:t>Nabel</w:t>
      </w:r>
      <w:proofErr w:type="spellEnd"/>
      <w:r>
        <w:t xml:space="preserve"> J E M S, </w:t>
      </w:r>
      <w:proofErr w:type="spellStart"/>
      <w:r>
        <w:t>Pongratz</w:t>
      </w:r>
      <w:proofErr w:type="spellEnd"/>
      <w:r>
        <w:t xml:space="preserve"> J, </w:t>
      </w:r>
      <w:proofErr w:type="spellStart"/>
      <w:r>
        <w:t>Arneth</w:t>
      </w:r>
      <w:proofErr w:type="spellEnd"/>
      <w:r>
        <w:t xml:space="preserve"> A, </w:t>
      </w:r>
      <w:proofErr w:type="spellStart"/>
      <w:r>
        <w:t>Haverd</w:t>
      </w:r>
      <w:proofErr w:type="spellEnd"/>
      <w:r>
        <w:t xml:space="preserve"> V and Prentice I C 2020 Forest production efficiency increases with growth temperature </w:t>
      </w:r>
      <w:r>
        <w:rPr>
          <w:i/>
          <w:iCs/>
        </w:rPr>
        <w:t>Nature Communications</w:t>
      </w:r>
      <w:r>
        <w:t xml:space="preserve"> </w:t>
      </w:r>
      <w:r>
        <w:rPr>
          <w:b/>
          <w:bCs/>
        </w:rPr>
        <w:t>11</w:t>
      </w:r>
      <w:r>
        <w:t xml:space="preserve"> 5322</w:t>
      </w:r>
    </w:p>
    <w:p w14:paraId="7879E40C" w14:textId="77777777" w:rsidR="00E16356" w:rsidRDefault="00AF1D8C">
      <w:pPr>
        <w:pStyle w:val="Bibliography"/>
      </w:pPr>
      <w:bookmarkStart w:id="475" w:name="ref-collier_international_2018"/>
      <w:bookmarkEnd w:id="474"/>
      <w:r>
        <w:t xml:space="preserve">Collier N, Hoffman F M, Lawrence D M, Keppel-Aleks G, </w:t>
      </w:r>
      <w:proofErr w:type="spellStart"/>
      <w:r>
        <w:t>Koven</w:t>
      </w:r>
      <w:proofErr w:type="spellEnd"/>
      <w:r>
        <w:t xml:space="preserve"> C D, Riley W J, Mu M and </w:t>
      </w:r>
      <w:proofErr w:type="spellStart"/>
      <w:r>
        <w:t>Randerson</w:t>
      </w:r>
      <w:proofErr w:type="spellEnd"/>
      <w:r>
        <w:t xml:space="preserve"> J T 2018 The International Land Model Benchmarking (ILAMB) System: Design, Theory, and Implementation </w:t>
      </w:r>
      <w:r>
        <w:rPr>
          <w:i/>
          <w:iCs/>
        </w:rPr>
        <w:t>Journal of Advances in Modeling Earth Systems</w:t>
      </w:r>
      <w:r>
        <w:t xml:space="preserve"> </w:t>
      </w:r>
      <w:r>
        <w:rPr>
          <w:b/>
          <w:bCs/>
        </w:rPr>
        <w:t>10</w:t>
      </w:r>
      <w:r>
        <w:t xml:space="preserve"> 2731–54</w:t>
      </w:r>
    </w:p>
    <w:p w14:paraId="772E8FC6" w14:textId="77777777" w:rsidR="00E16356" w:rsidRDefault="00AF1D8C">
      <w:pPr>
        <w:pStyle w:val="Bibliography"/>
      </w:pPr>
      <w:bookmarkStart w:id="476" w:name="ref-cook-patton_mapping_2020"/>
      <w:bookmarkEnd w:id="475"/>
      <w:r>
        <w:t xml:space="preserve">Cook-Patton S C, Leavitt S M, Gibbs D, Harris N L, Lister K, Anderson-Teixeira K J, Briggs R D, </w:t>
      </w:r>
      <w:proofErr w:type="spellStart"/>
      <w:r>
        <w:t>Chazdon</w:t>
      </w:r>
      <w:proofErr w:type="spellEnd"/>
      <w:r>
        <w:t xml:space="preserve"> R L, Crowther T W, Ellis P W, </w:t>
      </w:r>
      <w:proofErr w:type="spellStart"/>
      <w:r>
        <w:t>Griscom</w:t>
      </w:r>
      <w:proofErr w:type="spellEnd"/>
      <w:r>
        <w:t xml:space="preserve"> H P, Herrmann V, Holl K D, Houghton R A, </w:t>
      </w:r>
      <w:proofErr w:type="spellStart"/>
      <w:r>
        <w:t>Larrosa</w:t>
      </w:r>
      <w:proofErr w:type="spellEnd"/>
      <w:r>
        <w:t xml:space="preserve"> C, Lomax G, Lucas R, Madsen P, </w:t>
      </w:r>
      <w:proofErr w:type="spellStart"/>
      <w:r>
        <w:t>Malhi</w:t>
      </w:r>
      <w:proofErr w:type="spellEnd"/>
      <w:r>
        <w:t xml:space="preserve"> Y, Paquette A, Parker J D, Paul K, Routh D, </w:t>
      </w:r>
      <w:r>
        <w:lastRenderedPageBreak/>
        <w:t xml:space="preserve">Roxburgh S, Saatchi S, van den </w:t>
      </w:r>
      <w:proofErr w:type="spellStart"/>
      <w:r>
        <w:t>Hoogen</w:t>
      </w:r>
      <w:proofErr w:type="spellEnd"/>
      <w:r>
        <w:t xml:space="preserve"> J, Walker W S, Wheeler C E, Wood S A, Xu L and </w:t>
      </w:r>
      <w:proofErr w:type="spellStart"/>
      <w:r>
        <w:t>Griscom</w:t>
      </w:r>
      <w:proofErr w:type="spellEnd"/>
      <w:r>
        <w:t xml:space="preserve"> B W 2020 Mapping carbon accumulation potential from global natural forest regrowth </w:t>
      </w:r>
      <w:r>
        <w:rPr>
          <w:i/>
          <w:iCs/>
        </w:rPr>
        <w:t>Nature</w:t>
      </w:r>
      <w:r>
        <w:t xml:space="preserve"> </w:t>
      </w:r>
      <w:r>
        <w:rPr>
          <w:b/>
          <w:bCs/>
        </w:rPr>
        <w:t>585</w:t>
      </w:r>
      <w:r>
        <w:t xml:space="preserve"> 545–50</w:t>
      </w:r>
    </w:p>
    <w:p w14:paraId="504EA307" w14:textId="77777777" w:rsidR="00E16356" w:rsidRDefault="00AF1D8C">
      <w:pPr>
        <w:pStyle w:val="Bibliography"/>
      </w:pPr>
      <w:bookmarkStart w:id="477" w:name="ref-corman_foundations_2019"/>
      <w:bookmarkEnd w:id="476"/>
      <w:r>
        <w:t xml:space="preserve">Corman J R, Collins S L, Cook E M, Dong X, </w:t>
      </w:r>
      <w:proofErr w:type="spellStart"/>
      <w:r>
        <w:t>Gherardi</w:t>
      </w:r>
      <w:proofErr w:type="spellEnd"/>
      <w:r>
        <w:t xml:space="preserve"> L A, Grimm N B, Hale R L, Lin T, Ramos J, Reichmann L G and Sala O E 2019 Foundations and Frontiers of Ecosystem Science: Legacy of a Classic Paper (</w:t>
      </w:r>
      <w:proofErr w:type="spellStart"/>
      <w:r>
        <w:t>Odum</w:t>
      </w:r>
      <w:proofErr w:type="spellEnd"/>
      <w:r>
        <w:t xml:space="preserve"> 1969) </w:t>
      </w:r>
      <w:r>
        <w:rPr>
          <w:i/>
          <w:iCs/>
        </w:rPr>
        <w:t>Ecosystems</w:t>
      </w:r>
      <w:r>
        <w:t xml:space="preserve"> </w:t>
      </w:r>
      <w:r>
        <w:rPr>
          <w:b/>
          <w:bCs/>
        </w:rPr>
        <w:t>22</w:t>
      </w:r>
      <w:r>
        <w:t xml:space="preserve"> 1160–72</w:t>
      </w:r>
    </w:p>
    <w:p w14:paraId="73D1265F" w14:textId="77777777" w:rsidR="00E16356" w:rsidRDefault="00AF1D8C">
      <w:pPr>
        <w:pStyle w:val="Bibliography"/>
      </w:pPr>
      <w:bookmarkStart w:id="478" w:name="ref-curtis_classifying_2018"/>
      <w:bookmarkEnd w:id="477"/>
      <w:r>
        <w:t xml:space="preserve">Curtis P G, Slay C M, Harris N L, </w:t>
      </w:r>
      <w:proofErr w:type="spellStart"/>
      <w:r>
        <w:t>Tyukavina</w:t>
      </w:r>
      <w:proofErr w:type="spellEnd"/>
      <w:r>
        <w:t xml:space="preserve"> A and Hansen M C 2018 Classifying drivers of global forest loss </w:t>
      </w:r>
      <w:r>
        <w:rPr>
          <w:i/>
          <w:iCs/>
        </w:rPr>
        <w:t>Science</w:t>
      </w:r>
      <w:r>
        <w:t xml:space="preserve"> </w:t>
      </w:r>
      <w:r>
        <w:rPr>
          <w:b/>
          <w:bCs/>
        </w:rPr>
        <w:t>361</w:t>
      </w:r>
      <w:r>
        <w:t xml:space="preserve"> 1108–11</w:t>
      </w:r>
    </w:p>
    <w:p w14:paraId="39B9FAC1" w14:textId="77777777" w:rsidR="00E16356" w:rsidRDefault="00AF1D8C">
      <w:pPr>
        <w:pStyle w:val="Bibliography"/>
      </w:pPr>
      <w:bookmarkStart w:id="479" w:name="ref-curtis_forest_2018"/>
      <w:bookmarkEnd w:id="478"/>
      <w:r>
        <w:t xml:space="preserve">Curtis P S and Gough C M 2018 Forest aging, disturbance and the carbon cycle </w:t>
      </w:r>
      <w:r>
        <w:rPr>
          <w:i/>
          <w:iCs/>
        </w:rPr>
        <w:t>New Phytologist</w:t>
      </w:r>
    </w:p>
    <w:p w14:paraId="2ED59BDA" w14:textId="77777777" w:rsidR="00E16356" w:rsidRDefault="00AF1D8C">
      <w:pPr>
        <w:pStyle w:val="Bibliography"/>
      </w:pPr>
      <w:bookmarkStart w:id="480" w:name="ref-davies_forestgeo_2021"/>
      <w:bookmarkEnd w:id="479"/>
      <w:r>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w:t>
      </w:r>
      <w:proofErr w:type="spellStart"/>
      <w:r>
        <w:t>Burslem</w:t>
      </w:r>
      <w:proofErr w:type="spellEnd"/>
      <w:r>
        <w:t xml:space="preserve"> D F R P, Cao M, Cárdenas D, Chang L-W, Chang-Yang C-H, Chao K-J, Chao W-C, Chapman H, Chen Y-Y, Chisholm R A, Chu C, </w:t>
      </w:r>
      <w:proofErr w:type="spellStart"/>
      <w:r>
        <w:t>Chuyong</w:t>
      </w:r>
      <w:proofErr w:type="spellEnd"/>
      <w:r>
        <w:t xml:space="preserve"> G, Clay K, </w:t>
      </w:r>
      <w:proofErr w:type="spellStart"/>
      <w:r>
        <w:t>Comita</w:t>
      </w:r>
      <w:proofErr w:type="spellEnd"/>
      <w:r>
        <w:t xml:space="preserve"> L S, Condit R, Cordell S, </w:t>
      </w:r>
      <w:proofErr w:type="spellStart"/>
      <w:r>
        <w:t>Dattaraja</w:t>
      </w:r>
      <w:proofErr w:type="spellEnd"/>
      <w:r>
        <w:t xml:space="preserve"> H S, de Oliveira A </w:t>
      </w:r>
      <w:proofErr w:type="spellStart"/>
      <w:r>
        <w:t>A</w:t>
      </w:r>
      <w:proofErr w:type="spellEnd"/>
      <w:r>
        <w:t xml:space="preserve">, den </w:t>
      </w:r>
      <w:proofErr w:type="spellStart"/>
      <w:r>
        <w:t>Ouden</w:t>
      </w:r>
      <w:proofErr w:type="spellEnd"/>
      <w:r>
        <w:t xml:space="preserve"> J, </w:t>
      </w:r>
      <w:proofErr w:type="spellStart"/>
      <w:r>
        <w:t>Detto</w:t>
      </w:r>
      <w:proofErr w:type="spellEnd"/>
      <w:r>
        <w:t xml:space="preserve"> M, Dick C, Du X, Duque Á, </w:t>
      </w:r>
      <w:proofErr w:type="spellStart"/>
      <w:r>
        <w:t>Ediriweera</w:t>
      </w:r>
      <w:proofErr w:type="spellEnd"/>
      <w:r>
        <w:t xml:space="preserve"> S, Ellis E C, Obiang N L E, </w:t>
      </w:r>
      <w:proofErr w:type="spellStart"/>
      <w:r>
        <w:t>Esufali</w:t>
      </w:r>
      <w:proofErr w:type="spellEnd"/>
      <w:r>
        <w:t xml:space="preserve"> S, </w:t>
      </w:r>
      <w:proofErr w:type="spellStart"/>
      <w:r>
        <w:t>Ewango</w:t>
      </w:r>
      <w:proofErr w:type="spellEnd"/>
      <w:r>
        <w:t xml:space="preserve"> C E N, Fernando E S, Filip J, Fischer G A, Foster R, </w:t>
      </w:r>
      <w:proofErr w:type="spellStart"/>
      <w:r>
        <w:t>Giambelluca</w:t>
      </w:r>
      <w:proofErr w:type="spellEnd"/>
      <w:r>
        <w:t xml:space="preserve"> T, </w:t>
      </w:r>
      <w:proofErr w:type="spellStart"/>
      <w:r>
        <w:t>Giardina</w:t>
      </w:r>
      <w:proofErr w:type="spellEnd"/>
      <w:r>
        <w:t xml:space="preserve"> C, Gilbert G S, Gonzalez-</w:t>
      </w:r>
      <w:proofErr w:type="spellStart"/>
      <w:r>
        <w:t>Akre</w:t>
      </w:r>
      <w:proofErr w:type="spellEnd"/>
      <w:r>
        <w:t xml:space="preserve"> E, </w:t>
      </w:r>
      <w:proofErr w:type="spellStart"/>
      <w:r>
        <w:t>Gunatilleke</w:t>
      </w:r>
      <w:proofErr w:type="spellEnd"/>
      <w:r>
        <w:t xml:space="preserve"> I A U N, </w:t>
      </w:r>
      <w:proofErr w:type="spellStart"/>
      <w:r>
        <w:t>Gunatilleke</w:t>
      </w:r>
      <w:proofErr w:type="spellEnd"/>
      <w:r>
        <w:t xml:space="preserve"> C V S, Hao Z, </w:t>
      </w:r>
      <w:proofErr w:type="spellStart"/>
      <w:r>
        <w:t>Hau</w:t>
      </w:r>
      <w:proofErr w:type="spellEnd"/>
      <w:r>
        <w:t xml:space="preserve"> B C H, He F, Ni H, Howe R W, Hubbell S P, </w:t>
      </w:r>
      <w:proofErr w:type="spellStart"/>
      <w:r>
        <w:t>Huth</w:t>
      </w:r>
      <w:proofErr w:type="spellEnd"/>
      <w:r>
        <w:t xml:space="preserve"> A, Inman-</w:t>
      </w:r>
      <w:proofErr w:type="spellStart"/>
      <w:r>
        <w:t>Narahari</w:t>
      </w:r>
      <w:proofErr w:type="spellEnd"/>
      <w:r>
        <w:t xml:space="preserve"> F, Itoh A, </w:t>
      </w:r>
      <w:proofErr w:type="spellStart"/>
      <w:r>
        <w:t>Janík</w:t>
      </w:r>
      <w:proofErr w:type="spellEnd"/>
      <w:r>
        <w:t xml:space="preserve"> D, Jansen P A, Jiang M, Johnson D J, Jones F A, </w:t>
      </w:r>
      <w:proofErr w:type="spellStart"/>
      <w:r>
        <w:t>Kanzaki</w:t>
      </w:r>
      <w:proofErr w:type="spellEnd"/>
      <w:r>
        <w:t xml:space="preserve"> M, </w:t>
      </w:r>
      <w:proofErr w:type="spellStart"/>
      <w:r>
        <w:t>Kenfack</w:t>
      </w:r>
      <w:proofErr w:type="spellEnd"/>
      <w:r>
        <w:t xml:space="preserve"> D, </w:t>
      </w:r>
      <w:proofErr w:type="spellStart"/>
      <w:r>
        <w:t>Kiratiprayoon</w:t>
      </w:r>
      <w:proofErr w:type="spellEnd"/>
      <w:r>
        <w:t xml:space="preserve"> S, </w:t>
      </w:r>
      <w:proofErr w:type="spellStart"/>
      <w:r>
        <w:t>Král</w:t>
      </w:r>
      <w:proofErr w:type="spellEnd"/>
      <w:r>
        <w:t xml:space="preserve"> K, </w:t>
      </w:r>
      <w:proofErr w:type="spellStart"/>
      <w:r>
        <w:t>Krizel</w:t>
      </w:r>
      <w:proofErr w:type="spellEnd"/>
      <w:r>
        <w:t xml:space="preserve"> L, Lao S, Larson A J, Li Y, Li X, Litton C M, Liu Y, Liu S, Lum S K Y, Luskin M S, Lutz J A, </w:t>
      </w:r>
      <w:proofErr w:type="spellStart"/>
      <w:r>
        <w:t>Luu</w:t>
      </w:r>
      <w:proofErr w:type="spellEnd"/>
      <w:r>
        <w:t xml:space="preserve"> H T, Ma K, Makana J-R, </w:t>
      </w:r>
      <w:proofErr w:type="spellStart"/>
      <w:r>
        <w:t>Malhi</w:t>
      </w:r>
      <w:proofErr w:type="spellEnd"/>
      <w:r>
        <w:t xml:space="preserve"> Y, Martin A, McCarthy C, McMahon S M, </w:t>
      </w:r>
      <w:proofErr w:type="spellStart"/>
      <w:r>
        <w:t>McShea</w:t>
      </w:r>
      <w:proofErr w:type="spellEnd"/>
      <w:r>
        <w:t xml:space="preserve"> W J, </w:t>
      </w:r>
      <w:proofErr w:type="spellStart"/>
      <w:r>
        <w:t>Memiaghe</w:t>
      </w:r>
      <w:proofErr w:type="spellEnd"/>
      <w:r>
        <w:t xml:space="preserve"> H, Mi X, </w:t>
      </w:r>
      <w:proofErr w:type="spellStart"/>
      <w:r>
        <w:t>Mitre</w:t>
      </w:r>
      <w:proofErr w:type="spellEnd"/>
      <w:r>
        <w:t xml:space="preserve"> D, Mohamad M, et al 2021 </w:t>
      </w:r>
      <w:proofErr w:type="spellStart"/>
      <w:r>
        <w:t>ForestGEO</w:t>
      </w:r>
      <w:proofErr w:type="spellEnd"/>
      <w:r>
        <w:t xml:space="preserve">: Understanding forest diversity and dynamics through a global observatory network </w:t>
      </w:r>
      <w:r>
        <w:rPr>
          <w:i/>
          <w:iCs/>
        </w:rPr>
        <w:t>Biological Conservation</w:t>
      </w:r>
      <w:r>
        <w:t xml:space="preserve"> </w:t>
      </w:r>
      <w:r>
        <w:rPr>
          <w:b/>
          <w:bCs/>
        </w:rPr>
        <w:t>253</w:t>
      </w:r>
      <w:r>
        <w:t xml:space="preserve"> 108907</w:t>
      </w:r>
    </w:p>
    <w:p w14:paraId="53C8B696" w14:textId="77777777" w:rsidR="00E16356" w:rsidRDefault="00AF1D8C">
      <w:pPr>
        <w:pStyle w:val="Bibliography"/>
      </w:pPr>
      <w:bookmarkStart w:id="481" w:name="ref-delucia_forest_2007"/>
      <w:bookmarkEnd w:id="480"/>
      <w:proofErr w:type="spellStart"/>
      <w:r>
        <w:t>DeLucia</w:t>
      </w:r>
      <w:proofErr w:type="spellEnd"/>
      <w:r>
        <w:t xml:space="preserve"> E H, Drake J, Thomas R B and Gonzalez-</w:t>
      </w:r>
      <w:proofErr w:type="spellStart"/>
      <w:r>
        <w:t>Meler</w:t>
      </w:r>
      <w:proofErr w:type="spellEnd"/>
      <w:r>
        <w:t xml:space="preserve"> M A 2007 Forest carbon use efficiency: Is respiration a constant fraction of gross primary production? </w:t>
      </w:r>
      <w:r>
        <w:rPr>
          <w:i/>
          <w:iCs/>
        </w:rPr>
        <w:t>Global Change Biology</w:t>
      </w:r>
      <w:r>
        <w:t xml:space="preserve"> </w:t>
      </w:r>
      <w:r>
        <w:rPr>
          <w:b/>
          <w:bCs/>
        </w:rPr>
        <w:t>13</w:t>
      </w:r>
      <w:r>
        <w:t xml:space="preserve"> 1157–67</w:t>
      </w:r>
    </w:p>
    <w:p w14:paraId="561181C4" w14:textId="77777777" w:rsidR="00E16356" w:rsidRDefault="00AF1D8C">
      <w:pPr>
        <w:pStyle w:val="Bibliography"/>
      </w:pPr>
      <w:bookmarkStart w:id="482" w:name="ref-divittorio_initial_2020"/>
      <w:bookmarkEnd w:id="481"/>
      <w:r>
        <w:t xml:space="preserve">Di Vittorio </w:t>
      </w:r>
      <w:proofErr w:type="gramStart"/>
      <w:r>
        <w:t>A</w:t>
      </w:r>
      <w:proofErr w:type="gramEnd"/>
      <w:r>
        <w:t xml:space="preserve"> V, Shi X, Bond-</w:t>
      </w:r>
      <w:proofErr w:type="spellStart"/>
      <w:r>
        <w:t>Lamberty</w:t>
      </w:r>
      <w:proofErr w:type="spellEnd"/>
      <w:r>
        <w:t xml:space="preserve"> B, Calvin K and Jones A 2020 Initial Land Use/Cover Distribution Substantially Affects Global Carbon and Local Temperature Projections in the Integrated Earth System Model </w:t>
      </w:r>
      <w:r>
        <w:rPr>
          <w:i/>
          <w:iCs/>
        </w:rPr>
        <w:t>Global Biogeochemical Cycles</w:t>
      </w:r>
      <w:r>
        <w:t xml:space="preserve"> </w:t>
      </w:r>
      <w:r>
        <w:rPr>
          <w:b/>
          <w:bCs/>
        </w:rPr>
        <w:t>34</w:t>
      </w:r>
    </w:p>
    <w:p w14:paraId="78AC1DE8" w14:textId="77777777" w:rsidR="00E16356" w:rsidRDefault="00AF1D8C">
      <w:pPr>
        <w:pStyle w:val="Bibliography"/>
      </w:pPr>
      <w:bookmarkStart w:id="483" w:name="ref-fao_global_2010"/>
      <w:bookmarkEnd w:id="482"/>
      <w:r>
        <w:t xml:space="preserve">FAO 2010 </w:t>
      </w:r>
      <w:r>
        <w:rPr>
          <w:i/>
          <w:iCs/>
        </w:rPr>
        <w:t>Global Forest Resources Assessment 2010</w:t>
      </w:r>
      <w:r>
        <w:t xml:space="preserve"> (Rome, Italy: Food and Agriculture Organization of the United Nations)</w:t>
      </w:r>
    </w:p>
    <w:p w14:paraId="7E044816" w14:textId="77777777" w:rsidR="00E16356" w:rsidRDefault="00AF1D8C">
      <w:pPr>
        <w:pStyle w:val="Bibliography"/>
      </w:pPr>
      <w:bookmarkStart w:id="484" w:name="ref-faoandunep_state_2020"/>
      <w:bookmarkEnd w:id="483"/>
      <w:r>
        <w:t xml:space="preserve">FAO and UNEP 2020 </w:t>
      </w:r>
      <w:r>
        <w:rPr>
          <w:i/>
          <w:iCs/>
        </w:rPr>
        <w:t>The State of the World’s Forests 2020: Forests, biodiversity and people</w:t>
      </w:r>
      <w:r>
        <w:t xml:space="preserve"> (Rome, Italy: FAO and UNEP)</w:t>
      </w:r>
    </w:p>
    <w:p w14:paraId="054E691C" w14:textId="77777777" w:rsidR="00E16356" w:rsidRDefault="00AF1D8C">
      <w:pPr>
        <w:pStyle w:val="Bibliography"/>
      </w:pPr>
      <w:bookmarkStart w:id="485" w:name="ref-fer_ecosystem_2021"/>
      <w:bookmarkEnd w:id="484"/>
      <w:r>
        <w:t xml:space="preserve">Fer I, Gardella A K, </w:t>
      </w:r>
      <w:proofErr w:type="spellStart"/>
      <w:r>
        <w:t>Shiklomanov</w:t>
      </w:r>
      <w:proofErr w:type="spellEnd"/>
      <w:r>
        <w:t xml:space="preserve"> A N, Campbell E </w:t>
      </w:r>
      <w:proofErr w:type="spellStart"/>
      <w:r>
        <w:t>E</w:t>
      </w:r>
      <w:proofErr w:type="spellEnd"/>
      <w:r>
        <w:t xml:space="preserve">, Cowdery E M, </w:t>
      </w:r>
      <w:proofErr w:type="spellStart"/>
      <w:r>
        <w:t>Kauwe</w:t>
      </w:r>
      <w:proofErr w:type="spellEnd"/>
      <w:r>
        <w:t xml:space="preserve"> M G D, Desai A, </w:t>
      </w:r>
      <w:proofErr w:type="spellStart"/>
      <w:r>
        <w:t>Duveneck</w:t>
      </w:r>
      <w:proofErr w:type="spellEnd"/>
      <w:r>
        <w:t xml:space="preserve"> M J, Fisher J B, Haynes K D, Hoffman F M, Johnston M R, </w:t>
      </w:r>
      <w:proofErr w:type="spellStart"/>
      <w:r>
        <w:t>Kooper</w:t>
      </w:r>
      <w:proofErr w:type="spellEnd"/>
      <w:r>
        <w:t xml:space="preserve"> R, </w:t>
      </w:r>
      <w:proofErr w:type="spellStart"/>
      <w:r>
        <w:t>LeBauer</w:t>
      </w:r>
      <w:proofErr w:type="spellEnd"/>
      <w:r>
        <w:t xml:space="preserve"> D S, </w:t>
      </w:r>
      <w:proofErr w:type="spellStart"/>
      <w:r>
        <w:t>Mantooth</w:t>
      </w:r>
      <w:proofErr w:type="spellEnd"/>
      <w:r>
        <w:t xml:space="preserve"> J, Parton W J, Poulter B, </w:t>
      </w:r>
      <w:proofErr w:type="spellStart"/>
      <w:r>
        <w:t>Quaife</w:t>
      </w:r>
      <w:proofErr w:type="spellEnd"/>
      <w:r>
        <w:t xml:space="preserve"> T, </w:t>
      </w:r>
      <w:proofErr w:type="spellStart"/>
      <w:r>
        <w:t>Raiho</w:t>
      </w:r>
      <w:proofErr w:type="spellEnd"/>
      <w:r>
        <w:t xml:space="preserve"> A, Schaefer K, Serbin S P, Simkins J, Wilcox K R, </w:t>
      </w:r>
      <w:proofErr w:type="spellStart"/>
      <w:r>
        <w:t>Viskari</w:t>
      </w:r>
      <w:proofErr w:type="spellEnd"/>
      <w:r>
        <w:t xml:space="preserve"> T and </w:t>
      </w:r>
      <w:proofErr w:type="spellStart"/>
      <w:r>
        <w:t>Dietze</w:t>
      </w:r>
      <w:proofErr w:type="spellEnd"/>
      <w:r>
        <w:t xml:space="preserve"> M C 2021 Beyond ecosystem modeling: A roadmap to </w:t>
      </w:r>
      <w:r>
        <w:lastRenderedPageBreak/>
        <w:t xml:space="preserve">community cyberinfrastructure for ecological data-model integration </w:t>
      </w:r>
      <w:r>
        <w:rPr>
          <w:i/>
          <w:iCs/>
        </w:rPr>
        <w:t>Global Change Biology</w:t>
      </w:r>
      <w:r>
        <w:t xml:space="preserve"> </w:t>
      </w:r>
      <w:r>
        <w:rPr>
          <w:b/>
          <w:bCs/>
        </w:rPr>
        <w:t>27</w:t>
      </w:r>
      <w:r>
        <w:t xml:space="preserve"> 13–26</w:t>
      </w:r>
    </w:p>
    <w:p w14:paraId="2C23070D" w14:textId="77777777" w:rsidR="00E16356" w:rsidRDefault="00AF1D8C">
      <w:pPr>
        <w:pStyle w:val="Bibliography"/>
      </w:pPr>
      <w:bookmarkStart w:id="486" w:name="ref-friedlingstein_climate_2006"/>
      <w:bookmarkEnd w:id="485"/>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Raddatz T, Rayner P, </w:t>
      </w:r>
      <w:proofErr w:type="spellStart"/>
      <w:r>
        <w:t>Reick</w:t>
      </w:r>
      <w:proofErr w:type="spellEnd"/>
      <w:r>
        <w:t xml:space="preserve"> C, </w:t>
      </w:r>
      <w:proofErr w:type="spellStart"/>
      <w:r>
        <w:t>Roeckner</w:t>
      </w:r>
      <w:proofErr w:type="spellEnd"/>
      <w:r>
        <w:t xml:space="preserve"> E, Schnitzler K-G, </w:t>
      </w:r>
      <w:proofErr w:type="spellStart"/>
      <w:r>
        <w:t>Schnur</w:t>
      </w:r>
      <w:proofErr w:type="spellEnd"/>
      <w:r>
        <w:t xml:space="preserve"> R, </w:t>
      </w:r>
      <w:proofErr w:type="spellStart"/>
      <w:r>
        <w:t>Strassmann</w:t>
      </w:r>
      <w:proofErr w:type="spellEnd"/>
      <w:r>
        <w:t xml:space="preserve"> K, Weaver A J, Yoshikawa C and Zeng N 2006 </w:t>
      </w:r>
      <w:proofErr w:type="spellStart"/>
      <w:r>
        <w:t>ClimateCarbon</w:t>
      </w:r>
      <w:proofErr w:type="spellEnd"/>
      <w:r>
        <w:t xml:space="preserve"> Cycle Feedback Analysis: Results from the C4MIP Model Intercomparison </w:t>
      </w:r>
      <w:r>
        <w:rPr>
          <w:i/>
          <w:iCs/>
        </w:rPr>
        <w:t>Journal of Climate</w:t>
      </w:r>
      <w:r>
        <w:t xml:space="preserve"> </w:t>
      </w:r>
      <w:r>
        <w:rPr>
          <w:b/>
          <w:bCs/>
        </w:rPr>
        <w:t>19</w:t>
      </w:r>
      <w:r>
        <w:t xml:space="preserve"> 3337–53</w:t>
      </w:r>
    </w:p>
    <w:p w14:paraId="56D25A2F" w14:textId="77777777" w:rsidR="00E16356" w:rsidRDefault="00AF1D8C">
      <w:pPr>
        <w:pStyle w:val="Bibliography"/>
      </w:pPr>
      <w:bookmarkStart w:id="487" w:name="ref-friedlingstein_global_2019"/>
      <w:bookmarkEnd w:id="486"/>
      <w:proofErr w:type="spellStart"/>
      <w:r>
        <w:t>Friedlingstein</w:t>
      </w:r>
      <w:proofErr w:type="spellEnd"/>
      <w:r>
        <w:t xml:space="preserve"> P, Jones M W, O’Sullivan M, Andrew R M, Hauck J, Peters G P, Peters W, </w:t>
      </w:r>
      <w:proofErr w:type="spellStart"/>
      <w:r>
        <w:t>Pongratz</w:t>
      </w:r>
      <w:proofErr w:type="spellEnd"/>
      <w:r>
        <w:t xml:space="preserve"> J, </w:t>
      </w:r>
      <w:proofErr w:type="spellStart"/>
      <w:r>
        <w:t>Sitch</w:t>
      </w:r>
      <w:proofErr w:type="spellEnd"/>
      <w:r>
        <w:t xml:space="preserve"> S, </w:t>
      </w:r>
      <w:proofErr w:type="spellStart"/>
      <w:r>
        <w:t>Quéré</w:t>
      </w:r>
      <w:proofErr w:type="spellEnd"/>
      <w:r>
        <w:t xml:space="preserve"> C L, Bakker D C E, </w:t>
      </w:r>
      <w:proofErr w:type="spellStart"/>
      <w:r>
        <w:t>Canadell</w:t>
      </w:r>
      <w:proofErr w:type="spellEnd"/>
      <w:r>
        <w:t xml:space="preserve"> J G, </w:t>
      </w:r>
      <w:proofErr w:type="spellStart"/>
      <w:r>
        <w:t>Ciais</w:t>
      </w:r>
      <w:proofErr w:type="spellEnd"/>
      <w:r>
        <w:t xml:space="preserve"> P, Jackson R B, </w:t>
      </w:r>
      <w:proofErr w:type="spellStart"/>
      <w:r>
        <w:t>Anthoni</w:t>
      </w:r>
      <w:proofErr w:type="spellEnd"/>
      <w:r>
        <w:t xml:space="preserve"> P, </w:t>
      </w:r>
      <w:proofErr w:type="spellStart"/>
      <w:r>
        <w:t>Barbero</w:t>
      </w:r>
      <w:proofErr w:type="spellEnd"/>
      <w:r>
        <w:t xml:space="preserve"> L, Bastos A, </w:t>
      </w:r>
      <w:proofErr w:type="spellStart"/>
      <w:r>
        <w:t>Bastrikov</w:t>
      </w:r>
      <w:proofErr w:type="spellEnd"/>
      <w:r>
        <w:t xml:space="preserve"> V, Becker M, Bopp L, </w:t>
      </w:r>
      <w:proofErr w:type="spellStart"/>
      <w:r>
        <w:t>Buitenhuis</w:t>
      </w:r>
      <w:proofErr w:type="spellEnd"/>
      <w:r>
        <w:t xml:space="preserve"> E, Chandra N, </w:t>
      </w:r>
      <w:proofErr w:type="spellStart"/>
      <w:r>
        <w:t>Chevallier</w:t>
      </w:r>
      <w:proofErr w:type="spellEnd"/>
      <w:r>
        <w:t xml:space="preserve"> F, </w:t>
      </w:r>
      <w:proofErr w:type="spellStart"/>
      <w:r>
        <w:t>Chini</w:t>
      </w:r>
      <w:proofErr w:type="spellEnd"/>
      <w:r>
        <w:t xml:space="preserve"> L P, Currie K I, Feely R A, </w:t>
      </w:r>
      <w:proofErr w:type="spellStart"/>
      <w:r>
        <w:t>Gehlen</w:t>
      </w:r>
      <w:proofErr w:type="spellEnd"/>
      <w:r>
        <w:t xml:space="preserve"> M, Gilfillan D, </w:t>
      </w:r>
      <w:proofErr w:type="spellStart"/>
      <w:r>
        <w:t>Gkritzalis</w:t>
      </w:r>
      <w:proofErr w:type="spellEnd"/>
      <w:r>
        <w:t xml:space="preserve"> T, </w:t>
      </w:r>
      <w:proofErr w:type="spellStart"/>
      <w:r>
        <w:t>Goll</w:t>
      </w:r>
      <w:proofErr w:type="spellEnd"/>
      <w:r>
        <w:t xml:space="preserve"> D S, Gruber N, </w:t>
      </w:r>
      <w:proofErr w:type="spellStart"/>
      <w:r>
        <w:t>Gutekunst</w:t>
      </w:r>
      <w:proofErr w:type="spellEnd"/>
      <w:r>
        <w:t xml:space="preserve"> S, Harris I, </w:t>
      </w:r>
      <w:proofErr w:type="spellStart"/>
      <w:r>
        <w:t>Haverd</w:t>
      </w:r>
      <w:proofErr w:type="spellEnd"/>
      <w:r>
        <w:t xml:space="preserve"> V, Houghton R A, Hurtt G, </w:t>
      </w:r>
      <w:proofErr w:type="spellStart"/>
      <w:r>
        <w:t>Ilyina</w:t>
      </w:r>
      <w:proofErr w:type="spellEnd"/>
      <w:r>
        <w:t xml:space="preserve"> T, Jain A K, </w:t>
      </w:r>
      <w:proofErr w:type="spellStart"/>
      <w:r>
        <w:t>Joetzjer</w:t>
      </w:r>
      <w:proofErr w:type="spellEnd"/>
      <w:r>
        <w:t xml:space="preserve"> E, Kaplan J O, Kato E, Klein </w:t>
      </w:r>
      <w:proofErr w:type="spellStart"/>
      <w:r>
        <w:t>Goldewijk</w:t>
      </w:r>
      <w:proofErr w:type="spellEnd"/>
      <w:r>
        <w:t xml:space="preserve"> K, </w:t>
      </w:r>
      <w:proofErr w:type="spellStart"/>
      <w:r>
        <w:t>Korsbakken</w:t>
      </w:r>
      <w:proofErr w:type="spellEnd"/>
      <w:r>
        <w:t xml:space="preserve"> J I, </w:t>
      </w:r>
      <w:proofErr w:type="spellStart"/>
      <w:r>
        <w:t>Landschützer</w:t>
      </w:r>
      <w:proofErr w:type="spellEnd"/>
      <w:r>
        <w:t xml:space="preserve"> P, </w:t>
      </w:r>
      <w:proofErr w:type="spellStart"/>
      <w:r>
        <w:t>Lauvset</w:t>
      </w:r>
      <w:proofErr w:type="spellEnd"/>
      <w:r>
        <w:t xml:space="preserve"> S K, </w:t>
      </w:r>
      <w:proofErr w:type="spellStart"/>
      <w:r>
        <w:t>Lefèvre</w:t>
      </w:r>
      <w:proofErr w:type="spellEnd"/>
      <w:r>
        <w:t xml:space="preserve"> N, </w:t>
      </w:r>
      <w:proofErr w:type="spellStart"/>
      <w:r>
        <w:t>Lenton</w:t>
      </w:r>
      <w:proofErr w:type="spellEnd"/>
      <w:r>
        <w:t xml:space="preserve"> A, </w:t>
      </w:r>
      <w:proofErr w:type="spellStart"/>
      <w:r>
        <w:t>Lienert</w:t>
      </w:r>
      <w:proofErr w:type="spellEnd"/>
      <w:r>
        <w:t xml:space="preserve"> S, </w:t>
      </w:r>
      <w:proofErr w:type="spellStart"/>
      <w:r>
        <w:t>Lombardozzi</w:t>
      </w:r>
      <w:proofErr w:type="spellEnd"/>
      <w:r>
        <w:t xml:space="preserve"> D, </w:t>
      </w:r>
      <w:proofErr w:type="spellStart"/>
      <w:r>
        <w:t>Marland</w:t>
      </w:r>
      <w:proofErr w:type="spellEnd"/>
      <w:r>
        <w:t xml:space="preserve"> G, McGuire P C, Melton J R, </w:t>
      </w:r>
      <w:proofErr w:type="spellStart"/>
      <w:r>
        <w:t>Metzl</w:t>
      </w:r>
      <w:proofErr w:type="spellEnd"/>
      <w:r>
        <w:t xml:space="preserve"> N, Munro D R, </w:t>
      </w:r>
      <w:proofErr w:type="spellStart"/>
      <w:r>
        <w:t>Nabel</w:t>
      </w:r>
      <w:proofErr w:type="spellEnd"/>
      <w:r>
        <w:t xml:space="preserve"> J E M S, </w:t>
      </w:r>
      <w:proofErr w:type="spellStart"/>
      <w:r>
        <w:t>Nakaoka</w:t>
      </w:r>
      <w:proofErr w:type="spellEnd"/>
      <w:r>
        <w:t xml:space="preserve"> S-I, Neill C, Omar A M, Ono T, </w:t>
      </w:r>
      <w:proofErr w:type="spellStart"/>
      <w:r>
        <w:t>Peregon</w:t>
      </w:r>
      <w:proofErr w:type="spellEnd"/>
      <w:r>
        <w:t xml:space="preserve"> A, Pierrot D, Poulter B, </w:t>
      </w:r>
      <w:proofErr w:type="spellStart"/>
      <w:r>
        <w:t>Rehder</w:t>
      </w:r>
      <w:proofErr w:type="spellEnd"/>
      <w:r>
        <w:t xml:space="preserve"> G, </w:t>
      </w:r>
      <w:proofErr w:type="spellStart"/>
      <w:r>
        <w:t>Resplandy</w:t>
      </w:r>
      <w:proofErr w:type="spellEnd"/>
      <w:r>
        <w:t xml:space="preserve"> L, Robertson E, </w:t>
      </w:r>
      <w:proofErr w:type="spellStart"/>
      <w:r>
        <w:t>Rödenbeck</w:t>
      </w:r>
      <w:proofErr w:type="spellEnd"/>
      <w:r>
        <w:t xml:space="preserve"> C, </w:t>
      </w:r>
      <w:proofErr w:type="spellStart"/>
      <w:r>
        <w:t>Séférian</w:t>
      </w:r>
      <w:proofErr w:type="spellEnd"/>
      <w:r>
        <w:t xml:space="preserve"> R, Schwinger J, Smith N, Tans P </w:t>
      </w:r>
      <w:proofErr w:type="spellStart"/>
      <w:r>
        <w:t>P</w:t>
      </w:r>
      <w:proofErr w:type="spellEnd"/>
      <w:r>
        <w:t xml:space="preserve">, Tian H, Tilbrook B, </w:t>
      </w:r>
      <w:proofErr w:type="spellStart"/>
      <w:r>
        <w:t>Tubiello</w:t>
      </w:r>
      <w:proofErr w:type="spellEnd"/>
      <w:r>
        <w:t xml:space="preserve"> F N, Werf G R van der, Wiltshire A J and </w:t>
      </w:r>
      <w:proofErr w:type="spellStart"/>
      <w:r>
        <w:t>Zaehle</w:t>
      </w:r>
      <w:proofErr w:type="spellEnd"/>
      <w:r>
        <w:t xml:space="preserve"> S 2019 Global Carbon Budget 2019 </w:t>
      </w:r>
      <w:r>
        <w:rPr>
          <w:i/>
          <w:iCs/>
        </w:rPr>
        <w:t>Earth System Science Data</w:t>
      </w:r>
      <w:r>
        <w:t xml:space="preserve"> </w:t>
      </w:r>
      <w:r>
        <w:rPr>
          <w:b/>
          <w:bCs/>
        </w:rPr>
        <w:t>11</w:t>
      </w:r>
      <w:r>
        <w:t xml:space="preserve"> 1783–838</w:t>
      </w:r>
    </w:p>
    <w:p w14:paraId="5EDA9C75" w14:textId="77777777" w:rsidR="00E16356" w:rsidRDefault="00AF1D8C">
      <w:pPr>
        <w:pStyle w:val="Bibliography"/>
      </w:pPr>
      <w:bookmarkStart w:id="488" w:name="ref-gillman_latitude_2015"/>
      <w:bookmarkEnd w:id="487"/>
      <w:r>
        <w:t xml:space="preserve">Gillman L N, Wright S D, </w:t>
      </w:r>
      <w:proofErr w:type="spellStart"/>
      <w:r>
        <w:t>Cusens</w:t>
      </w:r>
      <w:proofErr w:type="spellEnd"/>
      <w:r>
        <w:t xml:space="preserve"> J, McBride P D, </w:t>
      </w:r>
      <w:proofErr w:type="spellStart"/>
      <w:r>
        <w:t>Malhi</w:t>
      </w:r>
      <w:proofErr w:type="spellEnd"/>
      <w:r>
        <w:t xml:space="preserve"> Y and Whittaker R J 2015 Latitude, productivity and species richness </w:t>
      </w:r>
      <w:r>
        <w:rPr>
          <w:i/>
          <w:iCs/>
        </w:rPr>
        <w:t>Global Ecology and Biogeography</w:t>
      </w:r>
      <w:r>
        <w:t xml:space="preserve"> </w:t>
      </w:r>
      <w:r>
        <w:rPr>
          <w:b/>
          <w:bCs/>
        </w:rPr>
        <w:t>24</w:t>
      </w:r>
      <w:r>
        <w:t xml:space="preserve"> 107–17</w:t>
      </w:r>
    </w:p>
    <w:p w14:paraId="03B1171D" w14:textId="77777777" w:rsidR="00E16356" w:rsidRDefault="00AF1D8C">
      <w:pPr>
        <w:pStyle w:val="Bibliography"/>
      </w:pPr>
      <w:bookmarkStart w:id="489" w:name="ref-goldstein_protecting_2020"/>
      <w:bookmarkEnd w:id="488"/>
      <w:r>
        <w:t xml:space="preserve">Goldstein A, Turner W R, Spawn S A, Anderson-Teixeira K J, Cook-Patton S, </w:t>
      </w:r>
      <w:proofErr w:type="spellStart"/>
      <w:r>
        <w:t>Fargione</w:t>
      </w:r>
      <w:proofErr w:type="spellEnd"/>
      <w:r>
        <w:t xml:space="preserve"> J, Gibbs H K, </w:t>
      </w:r>
      <w:proofErr w:type="spellStart"/>
      <w:r>
        <w:t>Griscom</w:t>
      </w:r>
      <w:proofErr w:type="spellEnd"/>
      <w:r>
        <w:t xml:space="preserve"> B, Hewson J H, Howard J F, </w:t>
      </w:r>
      <w:proofErr w:type="spellStart"/>
      <w:r>
        <w:t>Ledezma</w:t>
      </w:r>
      <w:proofErr w:type="spellEnd"/>
      <w:r>
        <w:t xml:space="preserve"> J C, Page S, Koh L P, </w:t>
      </w:r>
      <w:proofErr w:type="spellStart"/>
      <w:r>
        <w:t>Rockström</w:t>
      </w:r>
      <w:proofErr w:type="spellEnd"/>
      <w:r>
        <w:t xml:space="preserve"> J, </w:t>
      </w:r>
      <w:proofErr w:type="spellStart"/>
      <w:r>
        <w:t>Sanderman</w:t>
      </w:r>
      <w:proofErr w:type="spellEnd"/>
      <w:r>
        <w:t xml:space="preserve"> J and Hole D G 2020 Protecting irrecoverable carbon in Earth’s ecosystems </w:t>
      </w:r>
      <w:r>
        <w:rPr>
          <w:i/>
          <w:iCs/>
        </w:rPr>
        <w:t>Nature Climate Change</w:t>
      </w:r>
      <w:r>
        <w:t xml:space="preserve"> </w:t>
      </w:r>
      <w:r>
        <w:rPr>
          <w:b/>
          <w:bCs/>
        </w:rPr>
        <w:t>10</w:t>
      </w:r>
      <w:r>
        <w:t xml:space="preserve"> 287–95</w:t>
      </w:r>
    </w:p>
    <w:p w14:paraId="3BD06883" w14:textId="77777777" w:rsidR="00E16356" w:rsidRDefault="00AF1D8C">
      <w:pPr>
        <w:pStyle w:val="Bibliography"/>
      </w:pPr>
      <w:bookmarkStart w:id="490" w:name="ref-goulden_patterns_2011"/>
      <w:bookmarkEnd w:id="489"/>
      <w:proofErr w:type="spellStart"/>
      <w:r>
        <w:t>Goulden</w:t>
      </w:r>
      <w:proofErr w:type="spellEnd"/>
      <w:r>
        <w:t xml:space="preserve"> M L, McMillan A M S, Winston G C, Rocha A V, </w:t>
      </w:r>
      <w:proofErr w:type="spellStart"/>
      <w:r>
        <w:t>Manies</w:t>
      </w:r>
      <w:proofErr w:type="spellEnd"/>
      <w:r>
        <w:t xml:space="preserve"> K L, Harden J W and Bond-</w:t>
      </w:r>
      <w:proofErr w:type="spellStart"/>
      <w:r>
        <w:t>Lamberty</w:t>
      </w:r>
      <w:proofErr w:type="spellEnd"/>
      <w:r>
        <w:t xml:space="preserve"> B P 2011 Patterns of NPP, GPP, respiration, and NEP during boreal forest succession </w:t>
      </w:r>
      <w:r>
        <w:rPr>
          <w:i/>
          <w:iCs/>
        </w:rPr>
        <w:t>Global Change Biology</w:t>
      </w:r>
      <w:r>
        <w:t xml:space="preserve"> </w:t>
      </w:r>
      <w:r>
        <w:rPr>
          <w:b/>
          <w:bCs/>
        </w:rPr>
        <w:t>17</w:t>
      </w:r>
      <w:r>
        <w:t xml:space="preserve"> 855–71</w:t>
      </w:r>
    </w:p>
    <w:p w14:paraId="45462D2D" w14:textId="77777777" w:rsidR="00E16356" w:rsidRDefault="00AF1D8C">
      <w:pPr>
        <w:pStyle w:val="Bibliography"/>
      </w:pPr>
      <w:bookmarkStart w:id="491" w:name="ref-grassi_key_2017"/>
      <w:bookmarkEnd w:id="490"/>
      <w:r>
        <w:t xml:space="preserve">Grassi G, House J, </w:t>
      </w:r>
      <w:proofErr w:type="spellStart"/>
      <w:r>
        <w:t>Dentener</w:t>
      </w:r>
      <w:proofErr w:type="spellEnd"/>
      <w:r>
        <w:t xml:space="preserve"> F, Federici S, den </w:t>
      </w:r>
      <w:proofErr w:type="spellStart"/>
      <w:r>
        <w:t>Elzen</w:t>
      </w:r>
      <w:proofErr w:type="spellEnd"/>
      <w:r>
        <w:t xml:space="preserve"> M and Penman J 2017 The key role of forests in meeting climate targets requires science for credible mitigation </w:t>
      </w:r>
      <w:r>
        <w:rPr>
          <w:i/>
          <w:iCs/>
        </w:rPr>
        <w:t>Nature Climate Change</w:t>
      </w:r>
      <w:r>
        <w:t xml:space="preserve"> </w:t>
      </w:r>
      <w:r>
        <w:rPr>
          <w:b/>
          <w:bCs/>
        </w:rPr>
        <w:t>7</w:t>
      </w:r>
      <w:r>
        <w:t xml:space="preserve"> 220–6</w:t>
      </w:r>
    </w:p>
    <w:p w14:paraId="303FEB0B" w14:textId="77777777" w:rsidR="00E16356" w:rsidRDefault="00AF1D8C">
      <w:pPr>
        <w:pStyle w:val="Bibliography"/>
      </w:pPr>
      <w:bookmarkStart w:id="492" w:name="ref-griscom_natural_2017"/>
      <w:bookmarkEnd w:id="491"/>
      <w:proofErr w:type="spellStart"/>
      <w:r>
        <w:t>Griscom</w:t>
      </w:r>
      <w:proofErr w:type="spellEnd"/>
      <w:r>
        <w:t xml:space="preserve"> B W, Adams J, Ellis P W, Houghton R A, Lomax G, </w:t>
      </w:r>
      <w:proofErr w:type="spellStart"/>
      <w:r>
        <w:t>Miteva</w:t>
      </w:r>
      <w:proofErr w:type="spellEnd"/>
      <w:r>
        <w:t xml:space="preserve"> D A, Schlesinger W H, Shoch D, </w:t>
      </w:r>
      <w:proofErr w:type="spellStart"/>
      <w:r>
        <w:t>Siikamäki</w:t>
      </w:r>
      <w:proofErr w:type="spellEnd"/>
      <w:r>
        <w:t xml:space="preserve"> J V, Smith P, Woodbury P, </w:t>
      </w:r>
      <w:proofErr w:type="spellStart"/>
      <w:r>
        <w:t>Zganjar</w:t>
      </w:r>
      <w:proofErr w:type="spellEnd"/>
      <w:r>
        <w:t xml:space="preserve"> C, Blackman A, Campari J, Conant R T, Delgado C, Elias P, </w:t>
      </w:r>
      <w:proofErr w:type="spellStart"/>
      <w:r>
        <w:t>Gopalakrishna</w:t>
      </w:r>
      <w:proofErr w:type="spellEnd"/>
      <w:r>
        <w:t xml:space="preserve"> T, </w:t>
      </w:r>
      <w:proofErr w:type="spellStart"/>
      <w:r>
        <w:t>Hamsik</w:t>
      </w:r>
      <w:proofErr w:type="spellEnd"/>
      <w:r>
        <w:t xml:space="preserve"> M R, Herrero M, </w:t>
      </w:r>
      <w:proofErr w:type="spellStart"/>
      <w:r>
        <w:t>Kiesecker</w:t>
      </w:r>
      <w:proofErr w:type="spellEnd"/>
      <w:r>
        <w:t xml:space="preserve"> J, Landis E, </w:t>
      </w:r>
      <w:proofErr w:type="spellStart"/>
      <w:r>
        <w:t>Laestadius</w:t>
      </w:r>
      <w:proofErr w:type="spellEnd"/>
      <w:r>
        <w:t xml:space="preserve"> L, Leavitt S M, </w:t>
      </w:r>
      <w:proofErr w:type="spellStart"/>
      <w:r>
        <w:t>Minnemeyer</w:t>
      </w:r>
      <w:proofErr w:type="spellEnd"/>
      <w:r>
        <w:t xml:space="preserve"> S, </w:t>
      </w:r>
      <w:proofErr w:type="spellStart"/>
      <w:r>
        <w:t>Polasky</w:t>
      </w:r>
      <w:proofErr w:type="spellEnd"/>
      <w:r>
        <w:t xml:space="preserve"> S, </w:t>
      </w:r>
      <w:proofErr w:type="spellStart"/>
      <w:r>
        <w:t>Potapov</w:t>
      </w:r>
      <w:proofErr w:type="spellEnd"/>
      <w:r>
        <w:t xml:space="preserve"> P, Putz F E, </w:t>
      </w:r>
      <w:proofErr w:type="spellStart"/>
      <w:r>
        <w:t>Sanderman</w:t>
      </w:r>
      <w:proofErr w:type="spellEnd"/>
      <w:r>
        <w:t xml:space="preserve"> J, Silvius M, </w:t>
      </w:r>
      <w:proofErr w:type="spellStart"/>
      <w:r>
        <w:t>Wollenberg</w:t>
      </w:r>
      <w:proofErr w:type="spellEnd"/>
      <w:r>
        <w:t xml:space="preserve"> E and </w:t>
      </w:r>
      <w:proofErr w:type="spellStart"/>
      <w:r>
        <w:t>Fargione</w:t>
      </w:r>
      <w:proofErr w:type="spellEnd"/>
      <w:r>
        <w:t xml:space="preserve"> J 2017 Natural climate solutions </w:t>
      </w:r>
      <w:r>
        <w:rPr>
          <w:i/>
          <w:iCs/>
        </w:rPr>
        <w:t>Proceedings of the National Academy of Sciences</w:t>
      </w:r>
      <w:r>
        <w:t xml:space="preserve"> </w:t>
      </w:r>
      <w:r>
        <w:rPr>
          <w:b/>
          <w:bCs/>
        </w:rPr>
        <w:t>114</w:t>
      </w:r>
      <w:r>
        <w:t xml:space="preserve"> 11645–50</w:t>
      </w:r>
    </w:p>
    <w:p w14:paraId="1F28DAB7" w14:textId="77777777" w:rsidR="00E16356" w:rsidRDefault="00AF1D8C">
      <w:pPr>
        <w:pStyle w:val="Bibliography"/>
      </w:pPr>
      <w:bookmarkStart w:id="493" w:name="ref-gustafson_extrapolating_2018"/>
      <w:bookmarkEnd w:id="492"/>
      <w:r>
        <w:t xml:space="preserve">Gustafson E J, </w:t>
      </w:r>
      <w:proofErr w:type="spellStart"/>
      <w:r>
        <w:t>Kubiske</w:t>
      </w:r>
      <w:proofErr w:type="spellEnd"/>
      <w:r>
        <w:t xml:space="preserve"> M E, Miranda B R, </w:t>
      </w:r>
      <w:proofErr w:type="spellStart"/>
      <w:r>
        <w:t>Hoshika</w:t>
      </w:r>
      <w:proofErr w:type="spellEnd"/>
      <w:r>
        <w:t xml:space="preserve"> Y and </w:t>
      </w:r>
      <w:proofErr w:type="spellStart"/>
      <w:r>
        <w:t>Paoletti</w:t>
      </w:r>
      <w:proofErr w:type="spellEnd"/>
      <w:r>
        <w:t xml:space="preserve"> E 2018 Extrapolating plot-scale CO2 and ozone enrichment experimental results to novel conditions and scales using mechanistic modeling </w:t>
      </w:r>
      <w:r>
        <w:rPr>
          <w:i/>
          <w:iCs/>
        </w:rPr>
        <w:t>Ecological Processes</w:t>
      </w:r>
      <w:r>
        <w:t xml:space="preserve"> </w:t>
      </w:r>
      <w:r>
        <w:rPr>
          <w:b/>
          <w:bCs/>
        </w:rPr>
        <w:t>7</w:t>
      </w:r>
      <w:r>
        <w:t xml:space="preserve"> 31</w:t>
      </w:r>
    </w:p>
    <w:p w14:paraId="7D5B7086" w14:textId="77777777" w:rsidR="00E16356" w:rsidRDefault="00AF1D8C">
      <w:pPr>
        <w:pStyle w:val="Bibliography"/>
      </w:pPr>
      <w:bookmarkStart w:id="494" w:name="ref-hansen_highresolution_2013"/>
      <w:bookmarkEnd w:id="493"/>
      <w:r>
        <w:lastRenderedPageBreak/>
        <w:t xml:space="preserve">Hansen M C, </w:t>
      </w:r>
      <w:proofErr w:type="spellStart"/>
      <w:r>
        <w:t>Potapov</w:t>
      </w:r>
      <w:proofErr w:type="spellEnd"/>
      <w:r>
        <w:t xml:space="preserve"> P V, Moore R, </w:t>
      </w:r>
      <w:proofErr w:type="spellStart"/>
      <w:r>
        <w:t>Hancher</w:t>
      </w:r>
      <w:proofErr w:type="spellEnd"/>
      <w:r>
        <w:t xml:space="preserve"> M, </w:t>
      </w:r>
      <w:proofErr w:type="spellStart"/>
      <w:r>
        <w:t>Turubanova</w:t>
      </w:r>
      <w:proofErr w:type="spellEnd"/>
      <w:r>
        <w:t xml:space="preserve"> S A, </w:t>
      </w:r>
      <w:proofErr w:type="spellStart"/>
      <w:r>
        <w:t>Tyukavina</w:t>
      </w:r>
      <w:proofErr w:type="spellEnd"/>
      <w:r>
        <w:t xml:space="preserve"> A, </w:t>
      </w:r>
      <w:proofErr w:type="spellStart"/>
      <w:r>
        <w:t>Thau</w:t>
      </w:r>
      <w:proofErr w:type="spellEnd"/>
      <w:r>
        <w:t xml:space="preserve"> D, Stehman S V, Goetz S J, Loveland T R, </w:t>
      </w:r>
      <w:proofErr w:type="spellStart"/>
      <w:r>
        <w:t>Kommareddy</w:t>
      </w:r>
      <w:proofErr w:type="spellEnd"/>
      <w:r>
        <w:t xml:space="preserve"> A, </w:t>
      </w:r>
      <w:proofErr w:type="spellStart"/>
      <w:r>
        <w:t>Egorov</w:t>
      </w:r>
      <w:proofErr w:type="spellEnd"/>
      <w:r>
        <w:t xml:space="preserve"> A, </w:t>
      </w:r>
      <w:proofErr w:type="spellStart"/>
      <w:r>
        <w:t>Chini</w:t>
      </w:r>
      <w:proofErr w:type="spellEnd"/>
      <w:r>
        <w:t xml:space="preserve"> L, Justice C O and Townshend J R G 2013 High-Resolution Global Maps of 21st-Century Forest Cover Change </w:t>
      </w:r>
      <w:r>
        <w:rPr>
          <w:i/>
          <w:iCs/>
        </w:rPr>
        <w:t>Science</w:t>
      </w:r>
      <w:r>
        <w:t xml:space="preserve"> </w:t>
      </w:r>
      <w:r>
        <w:rPr>
          <w:b/>
          <w:bCs/>
        </w:rPr>
        <w:t>342</w:t>
      </w:r>
      <w:r>
        <w:t xml:space="preserve"> 850–3</w:t>
      </w:r>
    </w:p>
    <w:p w14:paraId="37F8C0E9" w14:textId="77777777" w:rsidR="00E16356" w:rsidRDefault="00AF1D8C">
      <w:pPr>
        <w:pStyle w:val="Bibliography"/>
      </w:pPr>
      <w:bookmarkStart w:id="495" w:name="ref-harmon_heterotrophic_2011"/>
      <w:bookmarkEnd w:id="494"/>
      <w:r>
        <w:t>Harmon M E, Bond-</w:t>
      </w:r>
      <w:proofErr w:type="spellStart"/>
      <w:r>
        <w:t>Lamberty</w:t>
      </w:r>
      <w:proofErr w:type="spellEnd"/>
      <w:r>
        <w:t xml:space="preserve"> B, Tang J and Vargas R 2011 Heterotrophic respiration in disturbed forests: A review with examples from North America </w:t>
      </w:r>
      <w:r>
        <w:rPr>
          <w:i/>
          <w:iCs/>
        </w:rPr>
        <w:t>Journal of Geophysical Research</w:t>
      </w:r>
      <w:r>
        <w:t xml:space="preserve"> </w:t>
      </w:r>
      <w:r>
        <w:rPr>
          <w:b/>
          <w:bCs/>
        </w:rPr>
        <w:t>116</w:t>
      </w:r>
    </w:p>
    <w:p w14:paraId="5D0D8AC7" w14:textId="77777777" w:rsidR="00E16356" w:rsidRDefault="00AF1D8C">
      <w:pPr>
        <w:pStyle w:val="Bibliography"/>
      </w:pPr>
      <w:bookmarkStart w:id="496" w:name="ref-harmon_ecology_1986"/>
      <w:bookmarkEnd w:id="495"/>
      <w:r>
        <w:t xml:space="preserve">Harmon M E, Franklin J F, Swanson F J, </w:t>
      </w:r>
      <w:proofErr w:type="spellStart"/>
      <w:r>
        <w:t>Sollins</w:t>
      </w:r>
      <w:proofErr w:type="spellEnd"/>
      <w:r>
        <w:t xml:space="preserve"> P, Gregory S V, Lattin J D, Anderson N H, Cline S P, </w:t>
      </w:r>
      <w:proofErr w:type="spellStart"/>
      <w:r>
        <w:t>Aumen</w:t>
      </w:r>
      <w:proofErr w:type="spellEnd"/>
      <w:r>
        <w:t xml:space="preserve"> N G, </w:t>
      </w:r>
      <w:proofErr w:type="spellStart"/>
      <w:r>
        <w:t>Sedell</w:t>
      </w:r>
      <w:proofErr w:type="spellEnd"/>
      <w:r>
        <w:t xml:space="preserve"> J R, </w:t>
      </w:r>
      <w:proofErr w:type="spellStart"/>
      <w:r>
        <w:t>Lienkaemper</w:t>
      </w:r>
      <w:proofErr w:type="spellEnd"/>
      <w:r>
        <w:t xml:space="preserve"> G W, </w:t>
      </w:r>
      <w:proofErr w:type="spellStart"/>
      <w:r>
        <w:t>Cromack</w:t>
      </w:r>
      <w:proofErr w:type="spellEnd"/>
      <w:r>
        <w:t xml:space="preserve"> K and Cummins K W 1986 Ecology of Coarse Woody Debris in Temperate Ecosystems </w:t>
      </w:r>
      <w:r>
        <w:rPr>
          <w:i/>
          <w:iCs/>
        </w:rPr>
        <w:t>Advances in Ecological Research</w:t>
      </w:r>
      <w:r>
        <w:t xml:space="preserve"> vol 15, ed A </w:t>
      </w:r>
      <w:proofErr w:type="spellStart"/>
      <w:r>
        <w:t>MacFadyen</w:t>
      </w:r>
      <w:proofErr w:type="spellEnd"/>
      <w:r>
        <w:t xml:space="preserve"> and E D Ford (Academic Press) pp 133–302</w:t>
      </w:r>
    </w:p>
    <w:p w14:paraId="6B91CFDA" w14:textId="77777777" w:rsidR="00E16356" w:rsidRDefault="00AF1D8C">
      <w:pPr>
        <w:pStyle w:val="Bibliography"/>
      </w:pPr>
      <w:bookmarkStart w:id="497" w:name="ref-harris_global_2021"/>
      <w:bookmarkEnd w:id="496"/>
      <w:r>
        <w:t xml:space="preserve">Harris N L, Gibbs D A, </w:t>
      </w:r>
      <w:proofErr w:type="spellStart"/>
      <w:r>
        <w:t>Baccini</w:t>
      </w:r>
      <w:proofErr w:type="spellEnd"/>
      <w:r>
        <w:t xml:space="preserve"> A, </w:t>
      </w:r>
      <w:proofErr w:type="spellStart"/>
      <w:r>
        <w:t>Birdsey</w:t>
      </w:r>
      <w:proofErr w:type="spellEnd"/>
      <w:r>
        <w:t xml:space="preserve"> R A, Bruin S de, Farina M, </w:t>
      </w:r>
      <w:proofErr w:type="spellStart"/>
      <w:r>
        <w:t>Fatoyinbo</w:t>
      </w:r>
      <w:proofErr w:type="spellEnd"/>
      <w:r>
        <w:t xml:space="preserve"> L, Hansen M C, Herold M, Houghton R A, </w:t>
      </w:r>
      <w:proofErr w:type="spellStart"/>
      <w:r>
        <w:t>Potapov</w:t>
      </w:r>
      <w:proofErr w:type="spellEnd"/>
      <w:r>
        <w:t xml:space="preserve"> P V, Suarez D R, Roman-Cuesta R M, Saatchi S </w:t>
      </w:r>
      <w:proofErr w:type="spellStart"/>
      <w:r>
        <w:t>S</w:t>
      </w:r>
      <w:proofErr w:type="spellEnd"/>
      <w:r>
        <w:t xml:space="preserve">, Slay C M, </w:t>
      </w:r>
      <w:proofErr w:type="spellStart"/>
      <w:r>
        <w:t>Turubanova</w:t>
      </w:r>
      <w:proofErr w:type="spellEnd"/>
      <w:r>
        <w:t xml:space="preserve"> S A and </w:t>
      </w:r>
      <w:proofErr w:type="spellStart"/>
      <w:r>
        <w:t>Tyukavina</w:t>
      </w:r>
      <w:proofErr w:type="spellEnd"/>
      <w:r>
        <w:t xml:space="preserve"> A 2021 Global maps of twenty-first century forest carbon fluxes </w:t>
      </w:r>
      <w:r>
        <w:rPr>
          <w:i/>
          <w:iCs/>
        </w:rPr>
        <w:t>Nature Climate Change</w:t>
      </w:r>
      <w:r>
        <w:t xml:space="preserve"> 1–7</w:t>
      </w:r>
    </w:p>
    <w:p w14:paraId="53DFDD0C" w14:textId="77777777" w:rsidR="00E16356" w:rsidRDefault="00AF1D8C">
      <w:pPr>
        <w:pStyle w:val="Bibliography"/>
      </w:pPr>
      <w:bookmarkStart w:id="498" w:name="ref-holdridge_determination_1947"/>
      <w:bookmarkEnd w:id="497"/>
      <w:r>
        <w:t xml:space="preserve">Holdridge L R 1947 Determination of World Plant Formations </w:t>
      </w:r>
      <w:proofErr w:type="gramStart"/>
      <w:r>
        <w:t>From</w:t>
      </w:r>
      <w:proofErr w:type="gramEnd"/>
      <w:r>
        <w:t xml:space="preserve"> Simple Climatic Data </w:t>
      </w:r>
      <w:r>
        <w:rPr>
          <w:i/>
          <w:iCs/>
        </w:rPr>
        <w:t>Science</w:t>
      </w:r>
      <w:r>
        <w:t xml:space="preserve"> </w:t>
      </w:r>
      <w:r>
        <w:rPr>
          <w:b/>
          <w:bCs/>
        </w:rPr>
        <w:t>105</w:t>
      </w:r>
      <w:r>
        <w:t xml:space="preserve"> 367–8</w:t>
      </w:r>
    </w:p>
    <w:p w14:paraId="4E300321" w14:textId="77777777" w:rsidR="00E16356" w:rsidRDefault="00AF1D8C">
      <w:pPr>
        <w:pStyle w:val="Bibliography"/>
      </w:pPr>
      <w:bookmarkStart w:id="499" w:name="ref-houghton_terrestrial_2020"/>
      <w:bookmarkEnd w:id="498"/>
      <w:r>
        <w:t xml:space="preserve">Houghton R A 2020 Terrestrial fluxes of carbon in GCP carbon budgets </w:t>
      </w:r>
      <w:r>
        <w:rPr>
          <w:i/>
          <w:iCs/>
        </w:rPr>
        <w:t>Global Change Biology</w:t>
      </w:r>
      <w:r>
        <w:t xml:space="preserve"> </w:t>
      </w:r>
      <w:r>
        <w:rPr>
          <w:b/>
          <w:bCs/>
        </w:rPr>
        <w:t>26</w:t>
      </w:r>
      <w:r>
        <w:t xml:space="preserve"> 3006–14</w:t>
      </w:r>
    </w:p>
    <w:p w14:paraId="22F4E6CD" w14:textId="77777777" w:rsidR="00E16356" w:rsidRDefault="00AF1D8C">
      <w:pPr>
        <w:pStyle w:val="Bibliography"/>
      </w:pPr>
      <w:bookmarkStart w:id="500" w:name="ref-hu_mapping_2016"/>
      <w:bookmarkEnd w:id="499"/>
      <w:r>
        <w:t xml:space="preserve">Hu T, </w:t>
      </w:r>
      <w:proofErr w:type="spellStart"/>
      <w:r>
        <w:t>Su</w:t>
      </w:r>
      <w:proofErr w:type="spellEnd"/>
      <w:r>
        <w:t xml:space="preserve"> Y, </w:t>
      </w:r>
      <w:proofErr w:type="spellStart"/>
      <w:r>
        <w:t>Xue</w:t>
      </w:r>
      <w:proofErr w:type="spellEnd"/>
      <w:r>
        <w:t xml:space="preserve"> B, Liu J, Zhao X, Fang J and Guo Q 2016 Mapping Global Forest Aboveground Biomass with Spaceborne LiDAR, Optical Imagery, and Forest Inventory Data </w:t>
      </w:r>
      <w:r>
        <w:rPr>
          <w:i/>
          <w:iCs/>
        </w:rPr>
        <w:t>Remote Sensing</w:t>
      </w:r>
      <w:r>
        <w:t xml:space="preserve"> </w:t>
      </w:r>
      <w:r>
        <w:rPr>
          <w:b/>
          <w:bCs/>
        </w:rPr>
        <w:t>8</w:t>
      </w:r>
      <w:r>
        <w:t xml:space="preserve"> 565</w:t>
      </w:r>
    </w:p>
    <w:p w14:paraId="284709D6" w14:textId="77777777" w:rsidR="00E16356" w:rsidRDefault="00AF1D8C">
      <w:pPr>
        <w:pStyle w:val="Bibliography"/>
      </w:pPr>
      <w:bookmarkStart w:id="501" w:name="ref-huang_longterm_2010"/>
      <w:bookmarkEnd w:id="500"/>
      <w:r>
        <w:t xml:space="preserve">Huang M and Asner G P 2010 Long-term carbon loss and recovery following selective logging in Amazon forests </w:t>
      </w:r>
      <w:r>
        <w:rPr>
          <w:i/>
          <w:iCs/>
        </w:rPr>
        <w:t>Global Biogeochemical Cycles</w:t>
      </w:r>
      <w:r>
        <w:t xml:space="preserve"> </w:t>
      </w:r>
      <w:r>
        <w:rPr>
          <w:b/>
          <w:bCs/>
        </w:rPr>
        <w:t>24</w:t>
      </w:r>
    </w:p>
    <w:p w14:paraId="48511588" w14:textId="77777777" w:rsidR="00E16356" w:rsidRDefault="00AF1D8C">
      <w:pPr>
        <w:pStyle w:val="Bibliography"/>
      </w:pPr>
      <w:bookmarkStart w:id="502" w:name="ref-humboldt_essay_1807"/>
      <w:bookmarkEnd w:id="501"/>
      <w:r>
        <w:t xml:space="preserve">Humboldt A von and </w:t>
      </w:r>
      <w:proofErr w:type="spellStart"/>
      <w:r>
        <w:t>Bonpland</w:t>
      </w:r>
      <w:proofErr w:type="spellEnd"/>
      <w:r>
        <w:t xml:space="preserve"> A 1807 </w:t>
      </w:r>
      <w:r>
        <w:rPr>
          <w:i/>
          <w:iCs/>
        </w:rPr>
        <w:t>Essay on the Geography of Plants</w:t>
      </w:r>
    </w:p>
    <w:p w14:paraId="69B3E47C" w14:textId="77777777" w:rsidR="00E16356" w:rsidRDefault="00AF1D8C">
      <w:pPr>
        <w:pStyle w:val="Bibliography"/>
      </w:pPr>
      <w:bookmarkStart w:id="503" w:name="ref-hursh_sensitivity_2017"/>
      <w:bookmarkEnd w:id="502"/>
      <w:proofErr w:type="spellStart"/>
      <w:r>
        <w:t>Hursh</w:t>
      </w:r>
      <w:proofErr w:type="spellEnd"/>
      <w:r>
        <w:t xml:space="preserve"> A, Ballantyne A, Cooper L, </w:t>
      </w:r>
      <w:proofErr w:type="spellStart"/>
      <w:r>
        <w:t>Maneta</w:t>
      </w:r>
      <w:proofErr w:type="spellEnd"/>
      <w:r>
        <w:t xml:space="preserve"> M, Kimball J and Watts J 2017 The sensitivity of soil respiration to soil temperature, moisture, and carbon supply at the global scale </w:t>
      </w:r>
      <w:r>
        <w:rPr>
          <w:i/>
          <w:iCs/>
        </w:rPr>
        <w:t>Global Change Biology</w:t>
      </w:r>
      <w:r>
        <w:t xml:space="preserve"> </w:t>
      </w:r>
      <w:r>
        <w:rPr>
          <w:b/>
          <w:bCs/>
        </w:rPr>
        <w:t>23</w:t>
      </w:r>
      <w:r>
        <w:t xml:space="preserve"> 2090–103</w:t>
      </w:r>
    </w:p>
    <w:p w14:paraId="35516055" w14:textId="77777777" w:rsidR="00E16356" w:rsidRDefault="00AF1D8C">
      <w:pPr>
        <w:pStyle w:val="Bibliography"/>
      </w:pPr>
      <w:bookmarkStart w:id="504" w:name="ref-ipcc_2019_2019"/>
      <w:bookmarkEnd w:id="503"/>
      <w:r>
        <w:t xml:space="preserve">IPCC 2019 </w:t>
      </w:r>
      <w:r>
        <w:rPr>
          <w:i/>
          <w:iCs/>
        </w:rPr>
        <w:t>2019 Refinement to the 2006 IPCC Guidelines for National Greenhouse Gas Inventories</w:t>
      </w:r>
    </w:p>
    <w:p w14:paraId="0DE97D51" w14:textId="77777777" w:rsidR="00E16356" w:rsidRDefault="00AF1D8C">
      <w:pPr>
        <w:pStyle w:val="Bibliography"/>
      </w:pPr>
      <w:bookmarkStart w:id="505" w:name="ref-ipcc_global_2018"/>
      <w:bookmarkEnd w:id="504"/>
      <w:r>
        <w:t xml:space="preserve">IPCC 2018 </w:t>
      </w:r>
      <w:r>
        <w:rPr>
          <w:i/>
          <w:iCs/>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w:t>
      </w:r>
      <w:proofErr w:type="spellStart"/>
      <w:r>
        <w:rPr>
          <w:i/>
          <w:iCs/>
        </w:rPr>
        <w:t>Delmotte</w:t>
      </w:r>
      <w:proofErr w:type="spellEnd"/>
      <w:r>
        <w:rPr>
          <w:i/>
          <w:iCs/>
        </w:rPr>
        <w:t xml:space="preserve">, V., P. </w:t>
      </w:r>
      <w:proofErr w:type="spellStart"/>
      <w:r>
        <w:rPr>
          <w:i/>
          <w:iCs/>
        </w:rPr>
        <w:t>Zhai</w:t>
      </w:r>
      <w:proofErr w:type="spellEnd"/>
      <w:r>
        <w:rPr>
          <w:i/>
          <w:iCs/>
        </w:rPr>
        <w:t xml:space="preserve">, H.-O. </w:t>
      </w:r>
      <w:proofErr w:type="spellStart"/>
      <w:r>
        <w:rPr>
          <w:i/>
          <w:iCs/>
        </w:rPr>
        <w:t>Pörtner</w:t>
      </w:r>
      <w:proofErr w:type="spellEnd"/>
      <w:r>
        <w:rPr>
          <w:i/>
          <w:iCs/>
        </w:rPr>
        <w:t xml:space="preserve">, D. Roberts, J. </w:t>
      </w:r>
      <w:proofErr w:type="spellStart"/>
      <w:r>
        <w:rPr>
          <w:i/>
          <w:iCs/>
        </w:rPr>
        <w:t>Skea</w:t>
      </w:r>
      <w:proofErr w:type="spellEnd"/>
      <w:r>
        <w:rPr>
          <w:i/>
          <w:iCs/>
        </w:rPr>
        <w:t xml:space="preserve">, P.R. Shukla, A. Pirani, W. </w:t>
      </w:r>
      <w:proofErr w:type="spellStart"/>
      <w:r>
        <w:rPr>
          <w:i/>
          <w:iCs/>
        </w:rPr>
        <w:t>Moufouma-Okia</w:t>
      </w:r>
      <w:proofErr w:type="spellEnd"/>
      <w:r>
        <w:rPr>
          <w:i/>
          <w:iCs/>
        </w:rPr>
        <w:t xml:space="preserve">, C. </w:t>
      </w:r>
      <w:proofErr w:type="spellStart"/>
      <w:r>
        <w:rPr>
          <w:i/>
          <w:iCs/>
        </w:rPr>
        <w:t>Péan</w:t>
      </w:r>
      <w:proofErr w:type="spellEnd"/>
      <w:r>
        <w:rPr>
          <w:i/>
          <w:iCs/>
        </w:rPr>
        <w:t xml:space="preserve">, R. </w:t>
      </w:r>
      <w:proofErr w:type="spellStart"/>
      <w:r>
        <w:rPr>
          <w:i/>
          <w:iCs/>
        </w:rPr>
        <w:t>Pidcock</w:t>
      </w:r>
      <w:proofErr w:type="spellEnd"/>
      <w:r>
        <w:rPr>
          <w:i/>
          <w:iCs/>
        </w:rPr>
        <w:t xml:space="preserve">, S. Connors, J.B.R. Matthews, Y. Chen, X. Zhou, M.I. </w:t>
      </w:r>
      <w:proofErr w:type="spellStart"/>
      <w:r>
        <w:rPr>
          <w:i/>
          <w:iCs/>
        </w:rPr>
        <w:t>Gomis</w:t>
      </w:r>
      <w:proofErr w:type="spellEnd"/>
      <w:r>
        <w:rPr>
          <w:i/>
          <w:iCs/>
        </w:rPr>
        <w:t xml:space="preserve">, E. </w:t>
      </w:r>
      <w:proofErr w:type="spellStart"/>
      <w:r>
        <w:rPr>
          <w:i/>
          <w:iCs/>
        </w:rPr>
        <w:t>Lonnoy</w:t>
      </w:r>
      <w:proofErr w:type="spellEnd"/>
      <w:r>
        <w:rPr>
          <w:i/>
          <w:iCs/>
        </w:rPr>
        <w:t xml:space="preserve">, T. </w:t>
      </w:r>
      <w:proofErr w:type="spellStart"/>
      <w:r>
        <w:rPr>
          <w:i/>
          <w:iCs/>
        </w:rPr>
        <w:t>Maycock</w:t>
      </w:r>
      <w:proofErr w:type="spellEnd"/>
      <w:r>
        <w:rPr>
          <w:i/>
          <w:iCs/>
        </w:rPr>
        <w:t xml:space="preserve">, M. </w:t>
      </w:r>
      <w:proofErr w:type="spellStart"/>
      <w:r>
        <w:rPr>
          <w:i/>
          <w:iCs/>
        </w:rPr>
        <w:t>Tignor</w:t>
      </w:r>
      <w:proofErr w:type="spellEnd"/>
      <w:r>
        <w:rPr>
          <w:i/>
          <w:iCs/>
        </w:rPr>
        <w:t>, and T. Waterfield (eds.)].</w:t>
      </w:r>
    </w:p>
    <w:p w14:paraId="51793722" w14:textId="77777777" w:rsidR="00E16356" w:rsidRDefault="00AF1D8C">
      <w:pPr>
        <w:pStyle w:val="Bibliography"/>
      </w:pPr>
      <w:bookmarkStart w:id="506" w:name="ref-jian_restructured_2020"/>
      <w:bookmarkEnd w:id="505"/>
      <w:r>
        <w:lastRenderedPageBreak/>
        <w:t xml:space="preserve">Jian J, Vargas R, Anderson-Teixeira K, </w:t>
      </w:r>
      <w:proofErr w:type="spellStart"/>
      <w:r>
        <w:t>Stell</w:t>
      </w:r>
      <w:proofErr w:type="spellEnd"/>
      <w:r>
        <w:t xml:space="preserve"> E, Herrmann V, Horn M, Kholod N, </w:t>
      </w:r>
      <w:proofErr w:type="spellStart"/>
      <w:r>
        <w:t>Manzon</w:t>
      </w:r>
      <w:proofErr w:type="spellEnd"/>
      <w:r>
        <w:t xml:space="preserve"> J, Marchesi R, Paredes D and Bond-</w:t>
      </w:r>
      <w:proofErr w:type="spellStart"/>
      <w:r>
        <w:t>Lamberty</w:t>
      </w:r>
      <w:proofErr w:type="spellEnd"/>
      <w:r>
        <w:t xml:space="preserve"> B 2020 </w:t>
      </w:r>
      <w:r>
        <w:rPr>
          <w:i/>
          <w:iCs/>
        </w:rPr>
        <w:t>A restructured and updated global soil respiration database (SRDB-V5)</w:t>
      </w:r>
      <w:r>
        <w:t xml:space="preserve"> (Data, Algorithms, and Models)</w:t>
      </w:r>
    </w:p>
    <w:p w14:paraId="324501B9" w14:textId="77777777" w:rsidR="00E16356" w:rsidRDefault="00AF1D8C">
      <w:pPr>
        <w:pStyle w:val="Bibliography"/>
      </w:pPr>
      <w:bookmarkStart w:id="507" w:name="ref-johnson_postdisturbance_2000"/>
      <w:bookmarkEnd w:id="506"/>
      <w:r>
        <w:t xml:space="preserve">Johnson C M, </w:t>
      </w:r>
      <w:proofErr w:type="spellStart"/>
      <w:r>
        <w:t>Zarin</w:t>
      </w:r>
      <w:proofErr w:type="spellEnd"/>
      <w:r>
        <w:t xml:space="preserve"> D J and Johnson </w:t>
      </w:r>
      <w:proofErr w:type="gramStart"/>
      <w:r>
        <w:t>A</w:t>
      </w:r>
      <w:proofErr w:type="gramEnd"/>
      <w:r>
        <w:t xml:space="preserve"> H 2000 Post-disturbance aboveground biomass accumulation in global secondary forests </w:t>
      </w:r>
      <w:r>
        <w:rPr>
          <w:i/>
          <w:iCs/>
        </w:rPr>
        <w:t>Ecology</w:t>
      </w:r>
      <w:r>
        <w:t xml:space="preserve"> </w:t>
      </w:r>
      <w:r>
        <w:rPr>
          <w:b/>
          <w:bCs/>
        </w:rPr>
        <w:t>81</w:t>
      </w:r>
      <w:r>
        <w:t xml:space="preserve"> 1395–401</w:t>
      </w:r>
    </w:p>
    <w:p w14:paraId="1C5FDF0A" w14:textId="77777777" w:rsidR="00E16356" w:rsidRDefault="00AF1D8C">
      <w:pPr>
        <w:pStyle w:val="Bibliography"/>
      </w:pPr>
      <w:bookmarkStart w:id="508" w:name="ref-johnson_climate_2018"/>
      <w:bookmarkEnd w:id="507"/>
      <w:r>
        <w:t xml:space="preserve">Johnson D J, Needham J, Xu C, </w:t>
      </w:r>
      <w:proofErr w:type="spellStart"/>
      <w:r>
        <w:t>Massoud</w:t>
      </w:r>
      <w:proofErr w:type="spellEnd"/>
      <w:r>
        <w:t xml:space="preserve"> E C, Davies S J, Anderson-Teixeira K J, </w:t>
      </w:r>
      <w:proofErr w:type="spellStart"/>
      <w:r>
        <w:t>Bunyavejchewin</w:t>
      </w:r>
      <w:proofErr w:type="spellEnd"/>
      <w:r>
        <w:t xml:space="preserve"> S, Chambers J Q, Chang-Yang C-H, Chiang J-M, </w:t>
      </w:r>
      <w:proofErr w:type="spellStart"/>
      <w:r>
        <w:t>Chuyong</w:t>
      </w:r>
      <w:proofErr w:type="spellEnd"/>
      <w:r>
        <w:t xml:space="preserve"> G B, Condit R, Cordell S, Fletcher C, </w:t>
      </w:r>
      <w:proofErr w:type="spellStart"/>
      <w:r>
        <w:t>Giardina</w:t>
      </w:r>
      <w:proofErr w:type="spellEnd"/>
      <w:r>
        <w:t xml:space="preserve"> C P, </w:t>
      </w:r>
      <w:proofErr w:type="spellStart"/>
      <w:r>
        <w:t>Giambelluca</w:t>
      </w:r>
      <w:proofErr w:type="spellEnd"/>
      <w:r>
        <w:t xml:space="preserve"> T W, </w:t>
      </w:r>
      <w:proofErr w:type="spellStart"/>
      <w:r>
        <w:t>Gunatilleke</w:t>
      </w:r>
      <w:proofErr w:type="spellEnd"/>
      <w:r>
        <w:t xml:space="preserve"> N, </w:t>
      </w:r>
      <w:proofErr w:type="spellStart"/>
      <w:r>
        <w:t>Gunatilleke</w:t>
      </w:r>
      <w:proofErr w:type="spellEnd"/>
      <w:r>
        <w:t xml:space="preserve"> S, Hsieh C-F, Hubbell S, Inman-</w:t>
      </w:r>
      <w:proofErr w:type="spellStart"/>
      <w:r>
        <w:t>Narahari</w:t>
      </w:r>
      <w:proofErr w:type="spellEnd"/>
      <w:r>
        <w:t xml:space="preserve"> F, </w:t>
      </w:r>
      <w:proofErr w:type="spellStart"/>
      <w:r>
        <w:t>Kassim</w:t>
      </w:r>
      <w:proofErr w:type="spellEnd"/>
      <w:r>
        <w:t xml:space="preserve"> A R, </w:t>
      </w:r>
      <w:proofErr w:type="spellStart"/>
      <w:r>
        <w:t>Katabuchi</w:t>
      </w:r>
      <w:proofErr w:type="spellEnd"/>
      <w:r>
        <w:t xml:space="preserve"> M, </w:t>
      </w:r>
      <w:proofErr w:type="spellStart"/>
      <w:r>
        <w:t>Kenfack</w:t>
      </w:r>
      <w:proofErr w:type="spellEnd"/>
      <w:r>
        <w:t xml:space="preserve"> D, Litton C M, Lum S, Mohamad M, </w:t>
      </w:r>
      <w:proofErr w:type="spellStart"/>
      <w:r>
        <w:t>Nasardin</w:t>
      </w:r>
      <w:proofErr w:type="spellEnd"/>
      <w:r>
        <w:t xml:space="preserve"> M, Ong P S, Ostertag R, Sack L, Swenson N G, Sun I F, Tan S, Thomas D W, Thompson J, </w:t>
      </w:r>
      <w:proofErr w:type="spellStart"/>
      <w:r>
        <w:t>Umaña</w:t>
      </w:r>
      <w:proofErr w:type="spellEnd"/>
      <w:r>
        <w:t xml:space="preserve"> M N, </w:t>
      </w:r>
      <w:proofErr w:type="spellStart"/>
      <w:r>
        <w:t>Uriarte</w:t>
      </w:r>
      <w:proofErr w:type="spellEnd"/>
      <w:r>
        <w:t xml:space="preserve"> M, Valencia R, Yap S, Zimmerman J, McDowell N G and McMahon S M 2018 Climate sensitive size-dependent survival in tropical trees </w:t>
      </w:r>
      <w:r>
        <w:rPr>
          <w:i/>
          <w:iCs/>
        </w:rPr>
        <w:t>Nature Ecology &amp; Evolution</w:t>
      </w:r>
      <w:r>
        <w:t xml:space="preserve"> 1</w:t>
      </w:r>
    </w:p>
    <w:p w14:paraId="24FC4B64" w14:textId="77777777" w:rsidR="00E16356" w:rsidRDefault="00AF1D8C">
      <w:pPr>
        <w:pStyle w:val="Bibliography"/>
      </w:pPr>
      <w:bookmarkStart w:id="509" w:name="ref-jung_exploiting_2006"/>
      <w:bookmarkEnd w:id="508"/>
      <w:r>
        <w:t xml:space="preserve">Jung M, Henkel K, Herold M and </w:t>
      </w:r>
      <w:proofErr w:type="spellStart"/>
      <w:r>
        <w:t>Churkina</w:t>
      </w:r>
      <w:proofErr w:type="spellEnd"/>
      <w:r>
        <w:t xml:space="preserve"> G 2006 Exploiting synergies of global land cover products for carbon cycle modeling </w:t>
      </w:r>
      <w:r>
        <w:rPr>
          <w:i/>
          <w:iCs/>
        </w:rPr>
        <w:t>Remote Sensing of Environment</w:t>
      </w:r>
      <w:r>
        <w:t xml:space="preserve"> </w:t>
      </w:r>
      <w:r>
        <w:rPr>
          <w:b/>
          <w:bCs/>
        </w:rPr>
        <w:t>101</w:t>
      </w:r>
      <w:r>
        <w:t xml:space="preserve"> 534–53</w:t>
      </w:r>
    </w:p>
    <w:p w14:paraId="7DE4FD1D" w14:textId="77777777" w:rsidR="00E16356" w:rsidRDefault="00AF1D8C">
      <w:pPr>
        <w:pStyle w:val="Bibliography"/>
      </w:pPr>
      <w:bookmarkStart w:id="510" w:name="ref-keith_reevaluation_2009"/>
      <w:bookmarkEnd w:id="509"/>
      <w:r>
        <w:t xml:space="preserve">Keith H, Mackey B G and </w:t>
      </w:r>
      <w:proofErr w:type="spellStart"/>
      <w:r>
        <w:t>Lindenmayer</w:t>
      </w:r>
      <w:proofErr w:type="spellEnd"/>
      <w:r>
        <w:t xml:space="preserve"> D B 2009 Re-evaluation of forest biomass carbon stocks and lessons from the world’s most carbon-dense forests </w:t>
      </w:r>
      <w:r>
        <w:rPr>
          <w:i/>
          <w:iCs/>
        </w:rPr>
        <w:t>Proceedings of the National Academy of Sciences</w:t>
      </w:r>
      <w:r>
        <w:t xml:space="preserve"> </w:t>
      </w:r>
      <w:r>
        <w:rPr>
          <w:b/>
          <w:bCs/>
        </w:rPr>
        <w:t>106</w:t>
      </w:r>
      <w:r>
        <w:t xml:space="preserve"> 11635–40</w:t>
      </w:r>
    </w:p>
    <w:p w14:paraId="54CF2DCE" w14:textId="77777777" w:rsidR="00E16356" w:rsidRDefault="00AF1D8C">
      <w:pPr>
        <w:pStyle w:val="Bibliography"/>
      </w:pPr>
      <w:bookmarkStart w:id="511" w:name="ref-konings_global_2019"/>
      <w:bookmarkEnd w:id="510"/>
      <w:proofErr w:type="spellStart"/>
      <w:r>
        <w:t>Konings</w:t>
      </w:r>
      <w:proofErr w:type="spellEnd"/>
      <w:r>
        <w:t xml:space="preserve"> A G, Bloom A </w:t>
      </w:r>
      <w:proofErr w:type="spellStart"/>
      <w:r>
        <w:t>A</w:t>
      </w:r>
      <w:proofErr w:type="spellEnd"/>
      <w:r>
        <w:t xml:space="preserve">, Liu J, </w:t>
      </w:r>
      <w:proofErr w:type="spellStart"/>
      <w:r>
        <w:t>Parazoo</w:t>
      </w:r>
      <w:proofErr w:type="spellEnd"/>
      <w:r>
        <w:t xml:space="preserve"> N C, Schimel D S and Bowman K W 2019 Global satellite-driven estimates of heterotrophic respiration </w:t>
      </w:r>
      <w:proofErr w:type="spellStart"/>
      <w:r>
        <w:rPr>
          <w:i/>
          <w:iCs/>
        </w:rPr>
        <w:t>Biogeosciences</w:t>
      </w:r>
      <w:proofErr w:type="spellEnd"/>
      <w:r>
        <w:t xml:space="preserve"> </w:t>
      </w:r>
      <w:r>
        <w:rPr>
          <w:b/>
          <w:bCs/>
        </w:rPr>
        <w:t>16</w:t>
      </w:r>
      <w:r>
        <w:t xml:space="preserve"> 2269–84</w:t>
      </w:r>
    </w:p>
    <w:p w14:paraId="2B1D23CF" w14:textId="77777777" w:rsidR="00E16356" w:rsidRDefault="00AF1D8C">
      <w:pPr>
        <w:pStyle w:val="Bibliography"/>
      </w:pPr>
      <w:bookmarkStart w:id="512" w:name="ref-kochy_global_2015"/>
      <w:bookmarkEnd w:id="511"/>
      <w:proofErr w:type="spellStart"/>
      <w:r>
        <w:t>Köchy</w:t>
      </w:r>
      <w:proofErr w:type="spellEnd"/>
      <w:r>
        <w:t xml:space="preserve"> M, </w:t>
      </w:r>
      <w:proofErr w:type="spellStart"/>
      <w:r>
        <w:t>Hiederer</w:t>
      </w:r>
      <w:proofErr w:type="spellEnd"/>
      <w:r>
        <w:t xml:space="preserve"> R and </w:t>
      </w:r>
      <w:proofErr w:type="spellStart"/>
      <w:r>
        <w:t>Freibauer</w:t>
      </w:r>
      <w:proofErr w:type="spellEnd"/>
      <w:r>
        <w:t xml:space="preserve"> A 2015 Global distribution of soil organic </w:t>
      </w:r>
      <w:proofErr w:type="gramStart"/>
      <w:r>
        <w:t>carbon  Part</w:t>
      </w:r>
      <w:proofErr w:type="gramEnd"/>
      <w:r>
        <w:t xml:space="preserve"> 1: Masses and frequency distributions of SOC stocks for the tropics, permafrost regions, wetlands, and the world </w:t>
      </w:r>
      <w:r>
        <w:rPr>
          <w:i/>
          <w:iCs/>
        </w:rPr>
        <w:t>SOIL</w:t>
      </w:r>
      <w:r>
        <w:t xml:space="preserve"> </w:t>
      </w:r>
      <w:r>
        <w:rPr>
          <w:b/>
          <w:bCs/>
        </w:rPr>
        <w:t>1</w:t>
      </w:r>
      <w:r>
        <w:t xml:space="preserve"> 351–65</w:t>
      </w:r>
    </w:p>
    <w:p w14:paraId="17F38C3A" w14:textId="77777777" w:rsidR="00E16356" w:rsidRDefault="00AF1D8C">
      <w:pPr>
        <w:pStyle w:val="Bibliography"/>
      </w:pPr>
      <w:bookmarkStart w:id="513" w:name="ref-krause_large_2018"/>
      <w:bookmarkEnd w:id="512"/>
      <w:r>
        <w:t xml:space="preserve">Krause A, Pugh T A M, Bayer A D, Li W, Leung F, </w:t>
      </w:r>
      <w:proofErr w:type="spellStart"/>
      <w:r>
        <w:t>Bondeau</w:t>
      </w:r>
      <w:proofErr w:type="spellEnd"/>
      <w:r>
        <w:t xml:space="preserve"> A, </w:t>
      </w:r>
      <w:proofErr w:type="spellStart"/>
      <w:r>
        <w:t>Doelman</w:t>
      </w:r>
      <w:proofErr w:type="spellEnd"/>
      <w:r>
        <w:t xml:space="preserve"> J C, </w:t>
      </w:r>
      <w:proofErr w:type="spellStart"/>
      <w:r>
        <w:t>Humpenöder</w:t>
      </w:r>
      <w:proofErr w:type="spellEnd"/>
      <w:r>
        <w:t xml:space="preserve"> F, </w:t>
      </w:r>
      <w:proofErr w:type="spellStart"/>
      <w:r>
        <w:t>Anthoni</w:t>
      </w:r>
      <w:proofErr w:type="spellEnd"/>
      <w:r>
        <w:t xml:space="preserve"> P, </w:t>
      </w:r>
      <w:proofErr w:type="spellStart"/>
      <w:r>
        <w:t>Bodirsky</w:t>
      </w:r>
      <w:proofErr w:type="spellEnd"/>
      <w:r>
        <w:t xml:space="preserve"> B L, </w:t>
      </w:r>
      <w:proofErr w:type="spellStart"/>
      <w:r>
        <w:t>Ciais</w:t>
      </w:r>
      <w:proofErr w:type="spellEnd"/>
      <w:r>
        <w:t xml:space="preserve"> P, Müller C, Murray-</w:t>
      </w:r>
      <w:proofErr w:type="spellStart"/>
      <w:r>
        <w:t>Tortarolo</w:t>
      </w:r>
      <w:proofErr w:type="spellEnd"/>
      <w:r>
        <w:t xml:space="preserve"> G, Olin S, Popp A, </w:t>
      </w:r>
      <w:proofErr w:type="spellStart"/>
      <w:r>
        <w:t>Sitch</w:t>
      </w:r>
      <w:proofErr w:type="spellEnd"/>
      <w:r>
        <w:t xml:space="preserve"> S, </w:t>
      </w:r>
      <w:proofErr w:type="spellStart"/>
      <w:r>
        <w:t>Stehfest</w:t>
      </w:r>
      <w:proofErr w:type="spellEnd"/>
      <w:r>
        <w:t xml:space="preserve"> E and </w:t>
      </w:r>
      <w:proofErr w:type="spellStart"/>
      <w:r>
        <w:t>Arneth</w:t>
      </w:r>
      <w:proofErr w:type="spellEnd"/>
      <w:r>
        <w:t xml:space="preserve"> A 2018 Large uncertainty in carbon uptake potential of land-based climate-change mitigation efforts </w:t>
      </w:r>
      <w:r>
        <w:rPr>
          <w:i/>
          <w:iCs/>
        </w:rPr>
        <w:t>Global Change Biology</w:t>
      </w:r>
      <w:r>
        <w:t xml:space="preserve"> </w:t>
      </w:r>
      <w:r>
        <w:rPr>
          <w:b/>
          <w:bCs/>
        </w:rPr>
        <w:t>24</w:t>
      </w:r>
      <w:r>
        <w:t xml:space="preserve"> 3025–38</w:t>
      </w:r>
    </w:p>
    <w:p w14:paraId="7557403E" w14:textId="77777777" w:rsidR="00E16356" w:rsidRDefault="00AF1D8C">
      <w:pPr>
        <w:pStyle w:val="Bibliography"/>
      </w:pPr>
      <w:bookmarkStart w:id="514" w:name="ref-kuzyakov_sources_2006"/>
      <w:bookmarkEnd w:id="513"/>
      <w:proofErr w:type="spellStart"/>
      <w:r>
        <w:t>Kuzyakov</w:t>
      </w:r>
      <w:proofErr w:type="spellEnd"/>
      <w:r>
        <w:t xml:space="preserve"> Y 2006 Sources of CO2 efflux from soil and review of partitioning methods </w:t>
      </w:r>
      <w:r>
        <w:rPr>
          <w:i/>
          <w:iCs/>
        </w:rPr>
        <w:t>Soil Biology and Biochemistry</w:t>
      </w:r>
      <w:r>
        <w:t xml:space="preserve"> </w:t>
      </w:r>
      <w:r>
        <w:rPr>
          <w:b/>
          <w:bCs/>
        </w:rPr>
        <w:t>38</w:t>
      </w:r>
      <w:r>
        <w:t xml:space="preserve"> 425–48</w:t>
      </w:r>
    </w:p>
    <w:p w14:paraId="2F488D0D" w14:textId="77777777" w:rsidR="00E16356" w:rsidRDefault="00AF1D8C">
      <w:pPr>
        <w:pStyle w:val="Bibliography"/>
      </w:pPr>
      <w:bookmarkStart w:id="515" w:name="ref-larjavaara_temperature_2012"/>
      <w:bookmarkEnd w:id="514"/>
      <w:proofErr w:type="spellStart"/>
      <w:r>
        <w:t>Larjavaara</w:t>
      </w:r>
      <w:proofErr w:type="spellEnd"/>
      <w:r>
        <w:t xml:space="preserve"> M and Muller-Landau H C 2012 Temperature explains global variation in biomass among humid old-growth forests </w:t>
      </w:r>
      <w:r>
        <w:rPr>
          <w:i/>
          <w:iCs/>
        </w:rPr>
        <w:t>Global Ecology and Biogeography</w:t>
      </w:r>
      <w:r>
        <w:t xml:space="preserve"> </w:t>
      </w:r>
      <w:r>
        <w:rPr>
          <w:b/>
          <w:bCs/>
        </w:rPr>
        <w:t>21</w:t>
      </w:r>
      <w:r>
        <w:t xml:space="preserve"> 998–1006</w:t>
      </w:r>
    </w:p>
    <w:p w14:paraId="0D57EF63" w14:textId="77777777" w:rsidR="00E16356" w:rsidRDefault="00AF1D8C">
      <w:pPr>
        <w:pStyle w:val="Bibliography"/>
      </w:pPr>
      <w:bookmarkStart w:id="516" w:name="ref-law_changes_2003"/>
      <w:bookmarkEnd w:id="515"/>
      <w:r>
        <w:t xml:space="preserve">Law B E, Sun O J, Campbell J, </w:t>
      </w:r>
      <w:proofErr w:type="spellStart"/>
      <w:r>
        <w:t>Tuyl</w:t>
      </w:r>
      <w:proofErr w:type="spellEnd"/>
      <w:r>
        <w:t xml:space="preserve"> S V and Thornton P E 2003 Changes in carbon storage and fluxes in a </w:t>
      </w:r>
      <w:proofErr w:type="spellStart"/>
      <w:r>
        <w:t>chronosequence</w:t>
      </w:r>
      <w:proofErr w:type="spellEnd"/>
      <w:r>
        <w:t xml:space="preserve"> of ponderosa pine </w:t>
      </w:r>
      <w:r>
        <w:rPr>
          <w:i/>
          <w:iCs/>
        </w:rPr>
        <w:t>Global Change Biology</w:t>
      </w:r>
      <w:r>
        <w:t xml:space="preserve"> </w:t>
      </w:r>
      <w:r>
        <w:rPr>
          <w:b/>
          <w:bCs/>
        </w:rPr>
        <w:t>9</w:t>
      </w:r>
      <w:r>
        <w:t xml:space="preserve"> 510–24</w:t>
      </w:r>
    </w:p>
    <w:p w14:paraId="01875D45" w14:textId="77777777" w:rsidR="00E16356" w:rsidRDefault="00AF1D8C">
      <w:pPr>
        <w:pStyle w:val="Bibliography"/>
      </w:pPr>
      <w:bookmarkStart w:id="517" w:name="ref-li_mapping_2019"/>
      <w:bookmarkEnd w:id="516"/>
      <w:r>
        <w:t xml:space="preserve">Li X and Xiao J 2019 Mapping Photosynthesis Solely from Solar-Induced Chlorophyll Fluorescence: A Global, Fine-Resolution Dataset of Gross Primary Production Derived from OCO-2 </w:t>
      </w:r>
      <w:r>
        <w:rPr>
          <w:i/>
          <w:iCs/>
        </w:rPr>
        <w:t>Remote Sensing</w:t>
      </w:r>
      <w:r>
        <w:t xml:space="preserve"> </w:t>
      </w:r>
      <w:r>
        <w:rPr>
          <w:b/>
          <w:bCs/>
        </w:rPr>
        <w:t>11</w:t>
      </w:r>
      <w:r>
        <w:t xml:space="preserve"> 2563</w:t>
      </w:r>
    </w:p>
    <w:p w14:paraId="4111CB4D" w14:textId="77777777" w:rsidR="00E16356" w:rsidRDefault="00AF1D8C">
      <w:pPr>
        <w:pStyle w:val="Bibliography"/>
      </w:pPr>
      <w:bookmarkStart w:id="518" w:name="ref-lichstein_biomass_2009"/>
      <w:bookmarkEnd w:id="517"/>
      <w:proofErr w:type="spellStart"/>
      <w:r>
        <w:lastRenderedPageBreak/>
        <w:t>Lichstein</w:t>
      </w:r>
      <w:proofErr w:type="spellEnd"/>
      <w:r>
        <w:t xml:space="preserve"> J W, Wirth C, Horn H S and </w:t>
      </w:r>
      <w:proofErr w:type="spellStart"/>
      <w:r>
        <w:t>Pacala</w:t>
      </w:r>
      <w:proofErr w:type="spellEnd"/>
      <w:r>
        <w:t xml:space="preserve"> S W 2009 Biomass </w:t>
      </w:r>
      <w:proofErr w:type="spellStart"/>
      <w:r>
        <w:t>Chronosequences</w:t>
      </w:r>
      <w:proofErr w:type="spellEnd"/>
      <w:r>
        <w:t xml:space="preserve"> of United States Forests: Implications for Carbon Storage and Forest Management </w:t>
      </w:r>
      <w:r>
        <w:rPr>
          <w:i/>
          <w:iCs/>
        </w:rPr>
        <w:t>Old-Growth Forests</w:t>
      </w:r>
      <w:r>
        <w:t xml:space="preserve"> Ecological Studies ed C Wirth, G </w:t>
      </w:r>
      <w:proofErr w:type="spellStart"/>
      <w:r>
        <w:t>Gleixner</w:t>
      </w:r>
      <w:proofErr w:type="spellEnd"/>
      <w:r>
        <w:t xml:space="preserve"> and M </w:t>
      </w:r>
      <w:proofErr w:type="spellStart"/>
      <w:r>
        <w:t>Heimann</w:t>
      </w:r>
      <w:proofErr w:type="spellEnd"/>
      <w:r>
        <w:t xml:space="preserve"> (Springer Berlin Heidelberg) pp 301–41</w:t>
      </w:r>
    </w:p>
    <w:p w14:paraId="62B11B65" w14:textId="77777777" w:rsidR="00E16356" w:rsidRDefault="00AF1D8C">
      <w:pPr>
        <w:pStyle w:val="Bibliography"/>
      </w:pPr>
      <w:bookmarkStart w:id="519" w:name="ref-lieth_primary_1973"/>
      <w:bookmarkEnd w:id="518"/>
      <w:r>
        <w:t xml:space="preserve">Lieth H 1973 Primary production: Terrestrial ecosystems </w:t>
      </w:r>
      <w:r>
        <w:rPr>
          <w:i/>
          <w:iCs/>
        </w:rPr>
        <w:t>Human Ecology</w:t>
      </w:r>
      <w:r>
        <w:t xml:space="preserve"> </w:t>
      </w:r>
      <w:r>
        <w:rPr>
          <w:b/>
          <w:bCs/>
        </w:rPr>
        <w:t>1</w:t>
      </w:r>
      <w:r>
        <w:t xml:space="preserve"> 303–32</w:t>
      </w:r>
    </w:p>
    <w:p w14:paraId="3F74CF81" w14:textId="77777777" w:rsidR="00E16356" w:rsidRDefault="00AF1D8C">
      <w:pPr>
        <w:pStyle w:val="Bibliography"/>
      </w:pPr>
      <w:bookmarkStart w:id="520" w:name="ref-liu_detecting_2018"/>
      <w:bookmarkEnd w:id="519"/>
      <w:r>
        <w:t xml:space="preserve">Liu J, Bowman K, </w:t>
      </w:r>
      <w:proofErr w:type="spellStart"/>
      <w:r>
        <w:t>Parazoo</w:t>
      </w:r>
      <w:proofErr w:type="spellEnd"/>
      <w:r>
        <w:t xml:space="preserve"> N C, Bloom A </w:t>
      </w:r>
      <w:proofErr w:type="spellStart"/>
      <w:r>
        <w:t>A</w:t>
      </w:r>
      <w:proofErr w:type="spellEnd"/>
      <w:r>
        <w:t xml:space="preserve">, Wunch D, Jiang Z, Gurney K R and Schimel D 2018 Detecting drought impact on terrestrial biosphere carbon fluxes over contiguous US with satellite observations </w:t>
      </w:r>
      <w:r>
        <w:rPr>
          <w:i/>
          <w:iCs/>
        </w:rPr>
        <w:t>Environmental Research Letters</w:t>
      </w:r>
      <w:r>
        <w:t xml:space="preserve"> </w:t>
      </w:r>
      <w:r>
        <w:rPr>
          <w:b/>
          <w:bCs/>
        </w:rPr>
        <w:t>13</w:t>
      </w:r>
      <w:r>
        <w:t xml:space="preserve"> 095003</w:t>
      </w:r>
    </w:p>
    <w:p w14:paraId="7F494B38" w14:textId="77777777" w:rsidR="00E16356" w:rsidRDefault="00AF1D8C">
      <w:pPr>
        <w:pStyle w:val="Bibliography"/>
      </w:pPr>
      <w:bookmarkStart w:id="521" w:name="ref-luo_framework_2012"/>
      <w:bookmarkEnd w:id="520"/>
      <w:r>
        <w:t xml:space="preserve">Luo Y Q, </w:t>
      </w:r>
      <w:proofErr w:type="spellStart"/>
      <w:r>
        <w:t>Randerson</w:t>
      </w:r>
      <w:proofErr w:type="spellEnd"/>
      <w:r>
        <w:t xml:space="preserve"> J T, Abramowitz G, </w:t>
      </w:r>
      <w:proofErr w:type="spellStart"/>
      <w:r>
        <w:t>Bacour</w:t>
      </w:r>
      <w:proofErr w:type="spellEnd"/>
      <w:r>
        <w:t xml:space="preserve"> C, Blyth E, </w:t>
      </w:r>
      <w:proofErr w:type="spellStart"/>
      <w:r>
        <w:t>Carvalhais</w:t>
      </w:r>
      <w:proofErr w:type="spellEnd"/>
      <w:r>
        <w:t xml:space="preserve"> N, </w:t>
      </w:r>
      <w:proofErr w:type="spellStart"/>
      <w:r>
        <w:t>Ciais</w:t>
      </w:r>
      <w:proofErr w:type="spellEnd"/>
      <w:r>
        <w:t xml:space="preserve"> P, </w:t>
      </w:r>
      <w:proofErr w:type="spellStart"/>
      <w:r>
        <w:t>Dalmonech</w:t>
      </w:r>
      <w:proofErr w:type="spellEnd"/>
      <w:r>
        <w:t xml:space="preserve"> D, Fisher J B, Fisher R, </w:t>
      </w:r>
      <w:proofErr w:type="spellStart"/>
      <w:r>
        <w:t>Friedlingstein</w:t>
      </w:r>
      <w:proofErr w:type="spellEnd"/>
      <w:r>
        <w:t xml:space="preserve"> P, Hibbard K, Hoffman F, </w:t>
      </w:r>
      <w:proofErr w:type="spellStart"/>
      <w:r>
        <w:t>Huntzinger</w:t>
      </w:r>
      <w:proofErr w:type="spellEnd"/>
      <w:r>
        <w:t xml:space="preserve"> D, Jones C D, </w:t>
      </w:r>
      <w:proofErr w:type="spellStart"/>
      <w:r>
        <w:t>Koven</w:t>
      </w:r>
      <w:proofErr w:type="spellEnd"/>
      <w:r>
        <w:t xml:space="preserve"> C, Lawrence D, Li D J, </w:t>
      </w:r>
      <w:proofErr w:type="spellStart"/>
      <w:r>
        <w:t>Mahecha</w:t>
      </w:r>
      <w:proofErr w:type="spellEnd"/>
      <w:r>
        <w:t xml:space="preserve"> M, </w:t>
      </w:r>
      <w:proofErr w:type="spellStart"/>
      <w:r>
        <w:t>Niu</w:t>
      </w:r>
      <w:proofErr w:type="spellEnd"/>
      <w:r>
        <w:t xml:space="preserve"> S L, Norby R, Piao S L, Qi X, </w:t>
      </w:r>
      <w:proofErr w:type="spellStart"/>
      <w:r>
        <w:t>Peylin</w:t>
      </w:r>
      <w:proofErr w:type="spellEnd"/>
      <w:r>
        <w:t xml:space="preserve"> P, Prentice I C, Riley W, Reichstein M, </w:t>
      </w:r>
      <w:proofErr w:type="spellStart"/>
      <w:r>
        <w:t>Schwalm</w:t>
      </w:r>
      <w:proofErr w:type="spellEnd"/>
      <w:r>
        <w:t xml:space="preserve"> C, Wang Y P, Xia J Y, </w:t>
      </w:r>
      <w:proofErr w:type="spellStart"/>
      <w:r>
        <w:t>Zaehle</w:t>
      </w:r>
      <w:proofErr w:type="spellEnd"/>
      <w:r>
        <w:t xml:space="preserve"> S and Zhou X H 2012 A framework for benchmarking land models </w:t>
      </w:r>
      <w:proofErr w:type="spellStart"/>
      <w:r>
        <w:rPr>
          <w:i/>
          <w:iCs/>
        </w:rPr>
        <w:t>Biogeosciences</w:t>
      </w:r>
      <w:proofErr w:type="spellEnd"/>
      <w:r>
        <w:t xml:space="preserve"> </w:t>
      </w:r>
      <w:r>
        <w:rPr>
          <w:b/>
          <w:bCs/>
        </w:rPr>
        <w:t>9</w:t>
      </w:r>
      <w:r>
        <w:t xml:space="preserve"> 3857–74</w:t>
      </w:r>
    </w:p>
    <w:p w14:paraId="39D7AEDC" w14:textId="77777777" w:rsidR="00E16356" w:rsidRDefault="00AF1D8C">
      <w:pPr>
        <w:pStyle w:val="Bibliography"/>
      </w:pPr>
      <w:bookmarkStart w:id="522" w:name="ref-lutz_global_2018"/>
      <w:bookmarkEnd w:id="521"/>
      <w:r>
        <w:t xml:space="preserve">Lutz J A, Furniss T J, Johnson D J, Davies S J, Allen D, Alonso A, Anderson-Teixeira K J, Andrade A, </w:t>
      </w:r>
      <w:proofErr w:type="spellStart"/>
      <w:r>
        <w:t>Baltzer</w:t>
      </w:r>
      <w:proofErr w:type="spellEnd"/>
      <w:r>
        <w:t xml:space="preserve"> J, Becker K M L, </w:t>
      </w:r>
      <w:proofErr w:type="spellStart"/>
      <w:r>
        <w:t>Blomdahl</w:t>
      </w:r>
      <w:proofErr w:type="spellEnd"/>
      <w:r>
        <w:t xml:space="preserve"> E M, Bourg N A, </w:t>
      </w:r>
      <w:proofErr w:type="spellStart"/>
      <w:r>
        <w:t>Bunyavejchewin</w:t>
      </w:r>
      <w:proofErr w:type="spellEnd"/>
      <w:r>
        <w:t xml:space="preserve"> S, </w:t>
      </w:r>
      <w:proofErr w:type="spellStart"/>
      <w:r>
        <w:t>Burslem</w:t>
      </w:r>
      <w:proofErr w:type="spellEnd"/>
      <w:r>
        <w:t xml:space="preserve"> D F R P, </w:t>
      </w:r>
      <w:proofErr w:type="spellStart"/>
      <w:r>
        <w:t>Cansler</w:t>
      </w:r>
      <w:proofErr w:type="spellEnd"/>
      <w:r>
        <w:t xml:space="preserve"> C A, Cao K, Cao M, Cárdenas D, Chang L-W, Chao K-J, Chao W-C, Chiang J-M, Chu C, </w:t>
      </w:r>
      <w:proofErr w:type="spellStart"/>
      <w:r>
        <w:t>Chuyong</w:t>
      </w:r>
      <w:proofErr w:type="spellEnd"/>
      <w:r>
        <w:t xml:space="preserve"> G B, Clay K, Condit R, Cordell S, </w:t>
      </w:r>
      <w:proofErr w:type="spellStart"/>
      <w:r>
        <w:t>Dattaraja</w:t>
      </w:r>
      <w:proofErr w:type="spellEnd"/>
      <w:r>
        <w:t xml:space="preserve"> H S, Duque A, </w:t>
      </w:r>
      <w:proofErr w:type="spellStart"/>
      <w:r>
        <w:t>Ewango</w:t>
      </w:r>
      <w:proofErr w:type="spellEnd"/>
      <w:r>
        <w:t xml:space="preserve"> C E N, Fischer G A, Fletcher C, Freund J A, </w:t>
      </w:r>
      <w:proofErr w:type="spellStart"/>
      <w:r>
        <w:t>Giardina</w:t>
      </w:r>
      <w:proofErr w:type="spellEnd"/>
      <w:r>
        <w:t xml:space="preserve"> C, Germain S J, Gilbert G S, Hao Z, Hart T, </w:t>
      </w:r>
      <w:proofErr w:type="spellStart"/>
      <w:r>
        <w:t>Hau</w:t>
      </w:r>
      <w:proofErr w:type="spellEnd"/>
      <w:r>
        <w:t xml:space="preserve"> B C H, He F, Hector A, Howe R W, Hsieh C-F, Hu Y-H, Hubbell S P, Inman-</w:t>
      </w:r>
      <w:proofErr w:type="spellStart"/>
      <w:r>
        <w:t>Narahari</w:t>
      </w:r>
      <w:proofErr w:type="spellEnd"/>
      <w:r>
        <w:t xml:space="preserve"> F M, Itoh A, </w:t>
      </w:r>
      <w:proofErr w:type="spellStart"/>
      <w:r>
        <w:t>Janík</w:t>
      </w:r>
      <w:proofErr w:type="spellEnd"/>
      <w:r>
        <w:t xml:space="preserve"> D, </w:t>
      </w:r>
      <w:proofErr w:type="spellStart"/>
      <w:r>
        <w:t>Kassim</w:t>
      </w:r>
      <w:proofErr w:type="spellEnd"/>
      <w:r>
        <w:t xml:space="preserve"> A R, </w:t>
      </w:r>
      <w:proofErr w:type="spellStart"/>
      <w:r>
        <w:t>Kenfack</w:t>
      </w:r>
      <w:proofErr w:type="spellEnd"/>
      <w:r>
        <w:t xml:space="preserve"> D, Korte L, </w:t>
      </w:r>
      <w:proofErr w:type="spellStart"/>
      <w:r>
        <w:t>Král</w:t>
      </w:r>
      <w:proofErr w:type="spellEnd"/>
      <w:r>
        <w:t xml:space="preserve"> K, Larson A J, Li Y, Lin Y, Liu S, Lum S, Ma K, Makana J-R, </w:t>
      </w:r>
      <w:proofErr w:type="spellStart"/>
      <w:r>
        <w:t>Malhi</w:t>
      </w:r>
      <w:proofErr w:type="spellEnd"/>
      <w:r>
        <w:t xml:space="preserve"> Y, McMahon S M, </w:t>
      </w:r>
      <w:proofErr w:type="spellStart"/>
      <w:r>
        <w:t>McShea</w:t>
      </w:r>
      <w:proofErr w:type="spellEnd"/>
      <w:r>
        <w:t xml:space="preserve"> W J, </w:t>
      </w:r>
      <w:proofErr w:type="spellStart"/>
      <w:r>
        <w:t>Memiaghe</w:t>
      </w:r>
      <w:proofErr w:type="spellEnd"/>
      <w:r>
        <w:t xml:space="preserve"> H R, Mi X, </w:t>
      </w:r>
      <w:proofErr w:type="spellStart"/>
      <w:r>
        <w:t>Morecroft</w:t>
      </w:r>
      <w:proofErr w:type="spellEnd"/>
      <w:r>
        <w:t xml:space="preserve"> M, </w:t>
      </w:r>
      <w:proofErr w:type="spellStart"/>
      <w:r>
        <w:t>Musili</w:t>
      </w:r>
      <w:proofErr w:type="spellEnd"/>
      <w:r>
        <w:t xml:space="preserve"> P M, Myers J A, Novotny V, Oliveira A de, Ong P, Orwig D A, Ostertag R, Parker G </w:t>
      </w:r>
      <w:proofErr w:type="spellStart"/>
      <w:r>
        <w:t>G</w:t>
      </w:r>
      <w:proofErr w:type="spellEnd"/>
      <w:r>
        <w:t xml:space="preserve">, </w:t>
      </w:r>
      <w:proofErr w:type="spellStart"/>
      <w:r>
        <w:t>Patankar</w:t>
      </w:r>
      <w:proofErr w:type="spellEnd"/>
      <w:r>
        <w:t xml:space="preserve"> R, Phillips R P, Reynolds G, Sack L, Song G-Z M, </w:t>
      </w:r>
      <w:proofErr w:type="spellStart"/>
      <w:r>
        <w:t>Su</w:t>
      </w:r>
      <w:proofErr w:type="spellEnd"/>
      <w:r>
        <w:t xml:space="preserve"> S-H, Sukumar R, Sun I-F, Suresh H S, Swanson M E, Tan S, Thomas D W, Thompson J, </w:t>
      </w:r>
      <w:proofErr w:type="spellStart"/>
      <w:r>
        <w:t>Uriarte</w:t>
      </w:r>
      <w:proofErr w:type="spellEnd"/>
      <w:r>
        <w:t xml:space="preserve"> M, Valencia R, </w:t>
      </w:r>
      <w:proofErr w:type="spellStart"/>
      <w:r>
        <w:t>Vicentini</w:t>
      </w:r>
      <w:proofErr w:type="spellEnd"/>
      <w:r>
        <w:t xml:space="preserve"> A, </w:t>
      </w:r>
      <w:proofErr w:type="spellStart"/>
      <w:r>
        <w:t>Vrška</w:t>
      </w:r>
      <w:proofErr w:type="spellEnd"/>
      <w:r>
        <w:t xml:space="preserve"> T, Wang X, </w:t>
      </w:r>
      <w:proofErr w:type="spellStart"/>
      <w:r>
        <w:t>Weiblen</w:t>
      </w:r>
      <w:proofErr w:type="spellEnd"/>
      <w:r>
        <w:t xml:space="preserve"> G D, Wolf A, Wu S-H, Xu H, </w:t>
      </w:r>
      <w:proofErr w:type="spellStart"/>
      <w:r>
        <w:t>Yamakura</w:t>
      </w:r>
      <w:proofErr w:type="spellEnd"/>
      <w:r>
        <w:t xml:space="preserve"> T, Yap S and Zimmerman J K 2018 Global importance of large-diameter trees </w:t>
      </w:r>
      <w:r>
        <w:rPr>
          <w:i/>
          <w:iCs/>
        </w:rPr>
        <w:t>Global Ecology and Biogeography</w:t>
      </w:r>
      <w:r>
        <w:t xml:space="preserve"> </w:t>
      </w:r>
      <w:r>
        <w:rPr>
          <w:b/>
          <w:bCs/>
        </w:rPr>
        <w:t>27</w:t>
      </w:r>
      <w:r>
        <w:t xml:space="preserve"> 849–64</w:t>
      </w:r>
    </w:p>
    <w:p w14:paraId="225C1028" w14:textId="77777777" w:rsidR="00E16356" w:rsidRDefault="00AF1D8C">
      <w:pPr>
        <w:pStyle w:val="Bibliography"/>
      </w:pPr>
      <w:bookmarkStart w:id="523" w:name="ref-luyssaert_co2_2007"/>
      <w:bookmarkEnd w:id="522"/>
      <w:proofErr w:type="spellStart"/>
      <w:r>
        <w:t>Luyssaert</w:t>
      </w:r>
      <w:proofErr w:type="spellEnd"/>
      <w:r>
        <w:t xml:space="preserve"> S, </w:t>
      </w:r>
      <w:proofErr w:type="spellStart"/>
      <w:r>
        <w:t>Inglima</w:t>
      </w:r>
      <w:proofErr w:type="spellEnd"/>
      <w:r>
        <w:t xml:space="preserve"> I, Jung M, Richardson A D, Reichstein M, </w:t>
      </w:r>
      <w:proofErr w:type="spellStart"/>
      <w:r>
        <w:t>Papale</w:t>
      </w:r>
      <w:proofErr w:type="spellEnd"/>
      <w:r>
        <w:t xml:space="preserve"> D, Piao S L, Schulze E-D, Wingate L, </w:t>
      </w:r>
      <w:proofErr w:type="spellStart"/>
      <w:r>
        <w:t>Matteucci</w:t>
      </w:r>
      <w:proofErr w:type="spellEnd"/>
      <w:r>
        <w:t xml:space="preserve"> G, </w:t>
      </w:r>
      <w:proofErr w:type="spellStart"/>
      <w:r>
        <w:t>Aragao</w:t>
      </w:r>
      <w:proofErr w:type="spellEnd"/>
      <w:r>
        <w:t xml:space="preserve"> L, </w:t>
      </w:r>
      <w:proofErr w:type="spellStart"/>
      <w:r>
        <w:t>Aubinet</w:t>
      </w:r>
      <w:proofErr w:type="spellEnd"/>
      <w:r>
        <w:t xml:space="preserve"> M, Beer C, </w:t>
      </w:r>
      <w:proofErr w:type="spellStart"/>
      <w:r>
        <w:t>Bernhofer</w:t>
      </w:r>
      <w:proofErr w:type="spellEnd"/>
      <w:r>
        <w:t xml:space="preserve"> C, Black K G, </w:t>
      </w:r>
      <w:proofErr w:type="spellStart"/>
      <w:r>
        <w:t>Bonal</w:t>
      </w:r>
      <w:proofErr w:type="spellEnd"/>
      <w:r>
        <w:t xml:space="preserve"> D, </w:t>
      </w:r>
      <w:proofErr w:type="spellStart"/>
      <w:r>
        <w:t>Bonnefond</w:t>
      </w:r>
      <w:proofErr w:type="spellEnd"/>
      <w:r>
        <w:t xml:space="preserve"> J-M, Chambers J, </w:t>
      </w:r>
      <w:proofErr w:type="spellStart"/>
      <w:r>
        <w:t>Ciais</w:t>
      </w:r>
      <w:proofErr w:type="spellEnd"/>
      <w:r>
        <w:t xml:space="preserve"> P, Cook B, Davis K J, Dolman A J, </w:t>
      </w:r>
      <w:proofErr w:type="spellStart"/>
      <w:r>
        <w:t>Gielen</w:t>
      </w:r>
      <w:proofErr w:type="spellEnd"/>
      <w:r>
        <w:t xml:space="preserve"> B, </w:t>
      </w:r>
      <w:proofErr w:type="spellStart"/>
      <w:r>
        <w:t>Goulden</w:t>
      </w:r>
      <w:proofErr w:type="spellEnd"/>
      <w:r>
        <w:t xml:space="preserve"> M, Grace J, </w:t>
      </w:r>
      <w:proofErr w:type="spellStart"/>
      <w:r>
        <w:t>Granier</w:t>
      </w:r>
      <w:proofErr w:type="spellEnd"/>
      <w:r>
        <w:t xml:space="preserve"> A, </w:t>
      </w:r>
      <w:proofErr w:type="spellStart"/>
      <w:r>
        <w:t>Grelle</w:t>
      </w:r>
      <w:proofErr w:type="spellEnd"/>
      <w:r>
        <w:t xml:space="preserve"> A, </w:t>
      </w:r>
      <w:proofErr w:type="spellStart"/>
      <w:r>
        <w:t>Griffis</w:t>
      </w:r>
      <w:proofErr w:type="spellEnd"/>
      <w:r>
        <w:t xml:space="preserve"> T, </w:t>
      </w:r>
      <w:proofErr w:type="spellStart"/>
      <w:r>
        <w:t>Grünwald</w:t>
      </w:r>
      <w:proofErr w:type="spellEnd"/>
      <w:r>
        <w:t xml:space="preserve"> T, </w:t>
      </w:r>
      <w:proofErr w:type="spellStart"/>
      <w:r>
        <w:t>Guidolotti</w:t>
      </w:r>
      <w:proofErr w:type="spellEnd"/>
      <w:r>
        <w:t xml:space="preserve"> G, Hanson P J, Harding R, Hollinger D Y, </w:t>
      </w:r>
      <w:proofErr w:type="spellStart"/>
      <w:r>
        <w:t>Hutyra</w:t>
      </w:r>
      <w:proofErr w:type="spellEnd"/>
      <w:r>
        <w:t xml:space="preserve"> L R, Kolari P, </w:t>
      </w:r>
      <w:proofErr w:type="spellStart"/>
      <w:r>
        <w:t>Kruijt</w:t>
      </w:r>
      <w:proofErr w:type="spellEnd"/>
      <w:r>
        <w:t xml:space="preserve"> B, </w:t>
      </w:r>
      <w:proofErr w:type="spellStart"/>
      <w:r>
        <w:t>Kutsch</w:t>
      </w:r>
      <w:proofErr w:type="spellEnd"/>
      <w:r>
        <w:t xml:space="preserve"> W, </w:t>
      </w:r>
      <w:proofErr w:type="spellStart"/>
      <w:r>
        <w:t>Lagergren</w:t>
      </w:r>
      <w:proofErr w:type="spellEnd"/>
      <w:r>
        <w:t xml:space="preserve"> F, </w:t>
      </w:r>
      <w:proofErr w:type="spellStart"/>
      <w:r>
        <w:t>Laurila</w:t>
      </w:r>
      <w:proofErr w:type="spellEnd"/>
      <w:r>
        <w:t xml:space="preserve"> T, Law B E, Maire G L, </w:t>
      </w:r>
      <w:proofErr w:type="spellStart"/>
      <w:r>
        <w:t>Lindroth</w:t>
      </w:r>
      <w:proofErr w:type="spellEnd"/>
      <w:r>
        <w:t xml:space="preserve"> A, </w:t>
      </w:r>
      <w:proofErr w:type="spellStart"/>
      <w:r>
        <w:t>Loustau</w:t>
      </w:r>
      <w:proofErr w:type="spellEnd"/>
      <w:r>
        <w:t xml:space="preserve"> D, </w:t>
      </w:r>
      <w:proofErr w:type="spellStart"/>
      <w:r>
        <w:t>Malhi</w:t>
      </w:r>
      <w:proofErr w:type="spellEnd"/>
      <w:r>
        <w:t xml:space="preserve"> Y, Mateus J, </w:t>
      </w:r>
      <w:proofErr w:type="spellStart"/>
      <w:r>
        <w:t>Migliavacca</w:t>
      </w:r>
      <w:proofErr w:type="spellEnd"/>
      <w:r>
        <w:t xml:space="preserve"> M, </w:t>
      </w:r>
      <w:proofErr w:type="spellStart"/>
      <w:r>
        <w:t>Misson</w:t>
      </w:r>
      <w:proofErr w:type="spellEnd"/>
      <w:r>
        <w:t xml:space="preserve"> L, </w:t>
      </w:r>
      <w:proofErr w:type="spellStart"/>
      <w:r>
        <w:t>Montagnani</w:t>
      </w:r>
      <w:proofErr w:type="spellEnd"/>
      <w:r>
        <w:t xml:space="preserve"> L, Moncrieff J, Moors E, Munger J W, </w:t>
      </w:r>
      <w:proofErr w:type="spellStart"/>
      <w:r>
        <w:t>Nikinmaa</w:t>
      </w:r>
      <w:proofErr w:type="spellEnd"/>
      <w:r>
        <w:t xml:space="preserve"> E, </w:t>
      </w:r>
      <w:proofErr w:type="spellStart"/>
      <w:r>
        <w:t>Ollinger</w:t>
      </w:r>
      <w:proofErr w:type="spellEnd"/>
      <w:r>
        <w:t xml:space="preserve"> S V, Pita G, </w:t>
      </w:r>
      <w:proofErr w:type="spellStart"/>
      <w:r>
        <w:t>Rebmann</w:t>
      </w:r>
      <w:proofErr w:type="spellEnd"/>
      <w:r>
        <w:t xml:space="preserve"> C, </w:t>
      </w:r>
      <w:proofErr w:type="spellStart"/>
      <w:r>
        <w:t>Roupsard</w:t>
      </w:r>
      <w:proofErr w:type="spellEnd"/>
      <w:r>
        <w:t xml:space="preserve"> O, </w:t>
      </w:r>
      <w:proofErr w:type="spellStart"/>
      <w:r>
        <w:t>Saigusa</w:t>
      </w:r>
      <w:proofErr w:type="spellEnd"/>
      <w:r>
        <w:t xml:space="preserve"> N, Sanz M J, Seufert G, Sierra C, Smith M-L, Tang J, </w:t>
      </w:r>
      <w:proofErr w:type="spellStart"/>
      <w:r>
        <w:t>Valentini</w:t>
      </w:r>
      <w:proofErr w:type="spellEnd"/>
      <w:r>
        <w:t xml:space="preserve"> R, </w:t>
      </w:r>
      <w:proofErr w:type="spellStart"/>
      <w:r>
        <w:t>Vesala</w:t>
      </w:r>
      <w:proofErr w:type="spellEnd"/>
      <w:r>
        <w:t xml:space="preserve"> T and Janssens I A 2007 CO2 balance of boreal, temperate, and tropical forests derived from a global database </w:t>
      </w:r>
      <w:r>
        <w:rPr>
          <w:i/>
          <w:iCs/>
        </w:rPr>
        <w:t>Global Change Biology</w:t>
      </w:r>
      <w:r>
        <w:t xml:space="preserve"> </w:t>
      </w:r>
      <w:r>
        <w:rPr>
          <w:b/>
          <w:bCs/>
        </w:rPr>
        <w:t>13</w:t>
      </w:r>
      <w:r>
        <w:t xml:space="preserve"> 2509–37</w:t>
      </w:r>
    </w:p>
    <w:p w14:paraId="40E48707" w14:textId="77777777" w:rsidR="00E16356" w:rsidRDefault="00AF1D8C">
      <w:pPr>
        <w:pStyle w:val="Bibliography"/>
      </w:pPr>
      <w:bookmarkStart w:id="524" w:name="ref-luyssaert_oldgrowth_2008"/>
      <w:bookmarkEnd w:id="523"/>
      <w:proofErr w:type="spellStart"/>
      <w:r>
        <w:t>Luyssaert</w:t>
      </w:r>
      <w:proofErr w:type="spellEnd"/>
      <w:r>
        <w:t xml:space="preserve"> S, Schulze E D, </w:t>
      </w:r>
      <w:proofErr w:type="spellStart"/>
      <w:r>
        <w:t>Borner</w:t>
      </w:r>
      <w:proofErr w:type="spellEnd"/>
      <w:r>
        <w:t xml:space="preserve"> A, </w:t>
      </w:r>
      <w:proofErr w:type="spellStart"/>
      <w:r>
        <w:t>Knohl</w:t>
      </w:r>
      <w:proofErr w:type="spellEnd"/>
      <w:r>
        <w:t xml:space="preserve"> A, </w:t>
      </w:r>
      <w:proofErr w:type="spellStart"/>
      <w:r>
        <w:t>Hessenmoller</w:t>
      </w:r>
      <w:proofErr w:type="spellEnd"/>
      <w:r>
        <w:t xml:space="preserve"> D, Law B E, </w:t>
      </w:r>
      <w:proofErr w:type="spellStart"/>
      <w:r>
        <w:t>Ciais</w:t>
      </w:r>
      <w:proofErr w:type="spellEnd"/>
      <w:r>
        <w:t xml:space="preserve"> P and Grace J 2008 Old-growth forests as global carbon sinks </w:t>
      </w:r>
      <w:r>
        <w:rPr>
          <w:i/>
          <w:iCs/>
        </w:rPr>
        <w:t>Nature</w:t>
      </w:r>
      <w:r>
        <w:t xml:space="preserve"> </w:t>
      </w:r>
      <w:r>
        <w:rPr>
          <w:b/>
          <w:bCs/>
        </w:rPr>
        <w:t>455</w:t>
      </w:r>
      <w:r>
        <w:t xml:space="preserve"> 213</w:t>
      </w:r>
    </w:p>
    <w:p w14:paraId="1A1CEFBC" w14:textId="77777777" w:rsidR="00E16356" w:rsidRDefault="00AF1D8C">
      <w:pPr>
        <w:pStyle w:val="Bibliography"/>
      </w:pPr>
      <w:bookmarkStart w:id="525" w:name="ref-magnani_human_2007"/>
      <w:bookmarkEnd w:id="524"/>
      <w:r>
        <w:t xml:space="preserve">Magnani F, </w:t>
      </w:r>
      <w:proofErr w:type="spellStart"/>
      <w:r>
        <w:t>Mencuccini</w:t>
      </w:r>
      <w:proofErr w:type="spellEnd"/>
      <w:r>
        <w:t xml:space="preserve"> M, </w:t>
      </w:r>
      <w:proofErr w:type="spellStart"/>
      <w:r>
        <w:t>Borghetti</w:t>
      </w:r>
      <w:proofErr w:type="spellEnd"/>
      <w:r>
        <w:t xml:space="preserve"> M, </w:t>
      </w:r>
      <w:proofErr w:type="spellStart"/>
      <w:r>
        <w:t>Berbigier</w:t>
      </w:r>
      <w:proofErr w:type="spellEnd"/>
      <w:r>
        <w:t xml:space="preserve"> P, Berninger F, </w:t>
      </w:r>
      <w:proofErr w:type="spellStart"/>
      <w:r>
        <w:t>Delzon</w:t>
      </w:r>
      <w:proofErr w:type="spellEnd"/>
      <w:r>
        <w:t xml:space="preserve"> S, </w:t>
      </w:r>
      <w:proofErr w:type="spellStart"/>
      <w:r>
        <w:t>Grelle</w:t>
      </w:r>
      <w:proofErr w:type="spellEnd"/>
      <w:r>
        <w:t xml:space="preserve"> A, Hari P, Jarvis P G, Kolari P, Kowalski A S, </w:t>
      </w:r>
      <w:proofErr w:type="spellStart"/>
      <w:r>
        <w:t>Lankreijer</w:t>
      </w:r>
      <w:proofErr w:type="spellEnd"/>
      <w:r>
        <w:t xml:space="preserve"> H, Law B E, </w:t>
      </w:r>
      <w:proofErr w:type="spellStart"/>
      <w:r>
        <w:t>Lindroth</w:t>
      </w:r>
      <w:proofErr w:type="spellEnd"/>
      <w:r>
        <w:t xml:space="preserve"> A, </w:t>
      </w:r>
      <w:proofErr w:type="spellStart"/>
      <w:r>
        <w:t>Loustau</w:t>
      </w:r>
      <w:proofErr w:type="spellEnd"/>
      <w:r>
        <w:t xml:space="preserve"> D, </w:t>
      </w:r>
      <w:proofErr w:type="spellStart"/>
      <w:r>
        <w:t>Manca</w:t>
      </w:r>
      <w:proofErr w:type="spellEnd"/>
      <w:r>
        <w:t xml:space="preserve"> G, </w:t>
      </w:r>
      <w:r>
        <w:lastRenderedPageBreak/>
        <w:t xml:space="preserve">Moncrieff J B, Rayment M, Tedeschi V, </w:t>
      </w:r>
      <w:proofErr w:type="spellStart"/>
      <w:r>
        <w:t>Valentini</w:t>
      </w:r>
      <w:proofErr w:type="spellEnd"/>
      <w:r>
        <w:t xml:space="preserve"> R and Grace J 2007 The human footprint in the carbon cycle of temperate and boreal forests </w:t>
      </w:r>
      <w:r>
        <w:rPr>
          <w:i/>
          <w:iCs/>
        </w:rPr>
        <w:t>Nature</w:t>
      </w:r>
      <w:r>
        <w:t xml:space="preserve"> </w:t>
      </w:r>
      <w:r>
        <w:rPr>
          <w:b/>
          <w:bCs/>
        </w:rPr>
        <w:t>447</w:t>
      </w:r>
      <w:r>
        <w:t xml:space="preserve"> 849–51</w:t>
      </w:r>
    </w:p>
    <w:p w14:paraId="6325D11E" w14:textId="77777777" w:rsidR="00E16356" w:rsidRDefault="00AF1D8C">
      <w:pPr>
        <w:pStyle w:val="Bibliography"/>
      </w:pPr>
      <w:bookmarkStart w:id="526" w:name="ref-martin_mapping_2012"/>
      <w:bookmarkEnd w:id="525"/>
      <w:r>
        <w:t xml:space="preserve">Martin L J, </w:t>
      </w:r>
      <w:proofErr w:type="spellStart"/>
      <w:r>
        <w:t>Blossey</w:t>
      </w:r>
      <w:proofErr w:type="spellEnd"/>
      <w:r>
        <w:t xml:space="preserve"> B and Ellis E 2012 Mapping where ecologists work: Biases in the global distribution of terrestrial ecological observations </w:t>
      </w:r>
      <w:r>
        <w:rPr>
          <w:i/>
          <w:iCs/>
        </w:rPr>
        <w:t>Frontiers in Ecology and the Environment</w:t>
      </w:r>
      <w:r>
        <w:t xml:space="preserve"> </w:t>
      </w:r>
      <w:r>
        <w:rPr>
          <w:b/>
          <w:bCs/>
        </w:rPr>
        <w:t>10</w:t>
      </w:r>
      <w:r>
        <w:t xml:space="preserve"> 195–201</w:t>
      </w:r>
    </w:p>
    <w:p w14:paraId="3CD4533A" w14:textId="77777777" w:rsidR="00E16356" w:rsidRDefault="00AF1D8C">
      <w:pPr>
        <w:pStyle w:val="Bibliography"/>
      </w:pPr>
      <w:bookmarkStart w:id="527" w:name="ref-martin_carbon_2013"/>
      <w:bookmarkEnd w:id="526"/>
      <w:r>
        <w:t xml:space="preserve">Martin P A, Newton A C and Bullock J M 2013 Carbon pools recover more quickly than plant biodiversity in tropical secondary forests </w:t>
      </w:r>
      <w:r>
        <w:rPr>
          <w:i/>
          <w:iCs/>
        </w:rPr>
        <w:t>Proceedings of the Royal Society B: Biological Sciences</w:t>
      </w:r>
      <w:r>
        <w:t xml:space="preserve"> </w:t>
      </w:r>
      <w:r>
        <w:rPr>
          <w:b/>
          <w:bCs/>
        </w:rPr>
        <w:t>280</w:t>
      </w:r>
      <w:r>
        <w:t xml:space="preserve"> 20132236–6</w:t>
      </w:r>
    </w:p>
    <w:p w14:paraId="38899E0E" w14:textId="77777777" w:rsidR="00E16356" w:rsidRDefault="00AF1D8C">
      <w:pPr>
        <w:pStyle w:val="Bibliography"/>
      </w:pPr>
      <w:bookmarkStart w:id="528" w:name="ref-maurer_carbon_2016"/>
      <w:bookmarkEnd w:id="527"/>
      <w:r>
        <w:t xml:space="preserve">Maurer G E, Chan A M, Trahan N A, Moore D J P and Bowling D R 2016 Carbon isotopic composition of forest soil respiration in the decade following bark beetle and stem girdling disturbances in the Rocky Mountains </w:t>
      </w:r>
      <w:r>
        <w:rPr>
          <w:i/>
          <w:iCs/>
        </w:rPr>
        <w:t>Plant, Cell &amp; Environment</w:t>
      </w:r>
      <w:r>
        <w:t xml:space="preserve"> </w:t>
      </w:r>
      <w:r>
        <w:rPr>
          <w:b/>
          <w:bCs/>
        </w:rPr>
        <w:t>39</w:t>
      </w:r>
      <w:r>
        <w:t xml:space="preserve"> 1513–23</w:t>
      </w:r>
    </w:p>
    <w:p w14:paraId="12814B97" w14:textId="77777777" w:rsidR="00E16356" w:rsidRDefault="00AF1D8C">
      <w:pPr>
        <w:pStyle w:val="Bibliography"/>
      </w:pPr>
      <w:bookmarkStart w:id="529" w:name="ref-mcdowell_pervasive_2020"/>
      <w:bookmarkEnd w:id="528"/>
      <w:r>
        <w:t xml:space="preserve">McDowell N G, Allen C D, Anderson-Teixeira K, </w:t>
      </w:r>
      <w:proofErr w:type="spellStart"/>
      <w:r>
        <w:t>Aukema</w:t>
      </w:r>
      <w:proofErr w:type="spellEnd"/>
      <w:r>
        <w:t xml:space="preserve">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Turner M G, </w:t>
      </w:r>
      <w:proofErr w:type="spellStart"/>
      <w:r>
        <w:t>Uriarte</w:t>
      </w:r>
      <w:proofErr w:type="spellEnd"/>
      <w:r>
        <w:t xml:space="preserve"> M, Walker A P and Xu C 2020 Pervasive shifts in forest dynamics in a changing world </w:t>
      </w:r>
      <w:r>
        <w:rPr>
          <w:i/>
          <w:iCs/>
        </w:rPr>
        <w:t>Science</w:t>
      </w:r>
      <w:r>
        <w:t xml:space="preserve"> </w:t>
      </w:r>
      <w:r>
        <w:rPr>
          <w:b/>
          <w:bCs/>
        </w:rPr>
        <w:t>368</w:t>
      </w:r>
    </w:p>
    <w:p w14:paraId="053DA4CB" w14:textId="77777777" w:rsidR="00E16356" w:rsidRDefault="00AF1D8C">
      <w:pPr>
        <w:pStyle w:val="Bibliography"/>
      </w:pPr>
      <w:bookmarkStart w:id="530" w:name="ref-mcdowell_predicting_2018"/>
      <w:bookmarkEnd w:id="529"/>
      <w:r>
        <w:t xml:space="preserve">McDowell N G, </w:t>
      </w:r>
      <w:proofErr w:type="spellStart"/>
      <w:r>
        <w:t>Michaletz</w:t>
      </w:r>
      <w:proofErr w:type="spellEnd"/>
      <w:r>
        <w:t xml:space="preserve"> S T, Bennett K E, Solander K C, Xu C, Maxwell R M and Middleton R S 2018 Predicting Chronic Climate-Driven Disturbances and Their Mitigation </w:t>
      </w:r>
      <w:r>
        <w:rPr>
          <w:i/>
          <w:iCs/>
        </w:rPr>
        <w:t>Trends in Ecology &amp; Evolution</w:t>
      </w:r>
      <w:r>
        <w:t xml:space="preserve"> </w:t>
      </w:r>
      <w:r>
        <w:rPr>
          <w:b/>
          <w:bCs/>
        </w:rPr>
        <w:t>33</w:t>
      </w:r>
      <w:r>
        <w:t xml:space="preserve"> 15–27</w:t>
      </w:r>
    </w:p>
    <w:p w14:paraId="28E7B76B" w14:textId="77777777" w:rsidR="00E16356" w:rsidRDefault="00AF1D8C">
      <w:pPr>
        <w:pStyle w:val="Bibliography"/>
      </w:pPr>
      <w:bookmarkStart w:id="531" w:name="ref-mcgarvey_carbon_2014"/>
      <w:bookmarkEnd w:id="530"/>
      <w:r>
        <w:t xml:space="preserve">McGarvey J C, Thompson J R, Epstein H E and Shugart H </w:t>
      </w:r>
      <w:proofErr w:type="spellStart"/>
      <w:r>
        <w:t>H</w:t>
      </w:r>
      <w:proofErr w:type="spellEnd"/>
      <w:r>
        <w:t xml:space="preserve"> 2014 Carbon storage in old-growth forests of the Mid-Atlantic: Toward better understanding the eastern forest carbon sink </w:t>
      </w:r>
      <w:r>
        <w:rPr>
          <w:i/>
          <w:iCs/>
        </w:rPr>
        <w:t>Ecology</w:t>
      </w:r>
      <w:r>
        <w:t xml:space="preserve"> </w:t>
      </w:r>
      <w:r>
        <w:rPr>
          <w:b/>
          <w:bCs/>
        </w:rPr>
        <w:t>96</w:t>
      </w:r>
      <w:r>
        <w:t xml:space="preserve"> 311–7</w:t>
      </w:r>
    </w:p>
    <w:p w14:paraId="5C745C23" w14:textId="77777777" w:rsidR="00E16356" w:rsidRDefault="00AF1D8C">
      <w:pPr>
        <w:pStyle w:val="Bibliography"/>
      </w:pPr>
      <w:bookmarkStart w:id="532" w:name="ref-novick_ameriflux_2018"/>
      <w:bookmarkEnd w:id="531"/>
      <w:r>
        <w:t xml:space="preserve">Novick K A, Biederman J A, Desai A R, Litvak M E, Moore D J P, Scott R L and Torn M S 2018 The </w:t>
      </w:r>
      <w:proofErr w:type="spellStart"/>
      <w:r>
        <w:t>AmeriFlux</w:t>
      </w:r>
      <w:proofErr w:type="spellEnd"/>
      <w:r>
        <w:t xml:space="preserve"> network: A coalition of the willing </w:t>
      </w:r>
      <w:r>
        <w:rPr>
          <w:i/>
          <w:iCs/>
        </w:rPr>
        <w:t>Agricultural and Forest Meteorology</w:t>
      </w:r>
      <w:r>
        <w:t xml:space="preserve"> </w:t>
      </w:r>
      <w:r>
        <w:rPr>
          <w:b/>
          <w:bCs/>
        </w:rPr>
        <w:t>249</w:t>
      </w:r>
      <w:r>
        <w:t xml:space="preserve"> 444–56</w:t>
      </w:r>
    </w:p>
    <w:p w14:paraId="76FF8380" w14:textId="77777777" w:rsidR="00E16356" w:rsidRDefault="00AF1D8C">
      <w:pPr>
        <w:pStyle w:val="Bibliography"/>
      </w:pPr>
      <w:bookmarkStart w:id="533" w:name="ref-odum_strategy_1969"/>
      <w:bookmarkEnd w:id="532"/>
      <w:proofErr w:type="spellStart"/>
      <w:r>
        <w:t>Odum</w:t>
      </w:r>
      <w:proofErr w:type="spellEnd"/>
      <w:r>
        <w:t xml:space="preserve"> E 1969 The strategy of ecosystem development </w:t>
      </w:r>
      <w:r>
        <w:rPr>
          <w:i/>
          <w:iCs/>
        </w:rPr>
        <w:t>Science</w:t>
      </w:r>
      <w:r>
        <w:t xml:space="preserve"> </w:t>
      </w:r>
      <w:r>
        <w:rPr>
          <w:b/>
          <w:bCs/>
        </w:rPr>
        <w:t>164</w:t>
      </w:r>
      <w:r>
        <w:t xml:space="preserve"> 262–70</w:t>
      </w:r>
    </w:p>
    <w:p w14:paraId="4364CF12" w14:textId="77777777" w:rsidR="00E16356" w:rsidRDefault="00AF1D8C">
      <w:pPr>
        <w:pStyle w:val="Bibliography"/>
      </w:pPr>
      <w:bookmarkStart w:id="534" w:name="ref-ordway_carbon_2020"/>
      <w:bookmarkEnd w:id="533"/>
      <w:r>
        <w:t xml:space="preserve">Ordway E M and Asner G P 2020 Carbon declines along tropical forest edges correspond to heterogeneous effects on canopy structure and function </w:t>
      </w:r>
      <w:r>
        <w:rPr>
          <w:i/>
          <w:iCs/>
        </w:rPr>
        <w:t>Proceedings of the National Academy of Sciences</w:t>
      </w:r>
      <w:r>
        <w:t xml:space="preserve"> </w:t>
      </w:r>
      <w:r>
        <w:rPr>
          <w:b/>
          <w:bCs/>
        </w:rPr>
        <w:t>117</w:t>
      </w:r>
      <w:r>
        <w:t xml:space="preserve"> 7863–70</w:t>
      </w:r>
    </w:p>
    <w:p w14:paraId="0D68ABE6" w14:textId="77777777" w:rsidR="00E16356" w:rsidRDefault="00AF1D8C">
      <w:pPr>
        <w:pStyle w:val="Bibliography"/>
      </w:pPr>
      <w:bookmarkStart w:id="535" w:name="ref-pan_large_2011"/>
      <w:bookmarkEnd w:id="534"/>
      <w:r>
        <w:t xml:space="preserve">Pan Y, </w:t>
      </w:r>
      <w:proofErr w:type="spellStart"/>
      <w:r>
        <w:t>Birdsey</w:t>
      </w:r>
      <w:proofErr w:type="spellEnd"/>
      <w:r>
        <w:t xml:space="preserve"> R A, Fang J, Houghton R, Kauppi P E, Kurz W A, Phillips O L, </w:t>
      </w:r>
      <w:proofErr w:type="spellStart"/>
      <w:r>
        <w:t>Shvidenko</w:t>
      </w:r>
      <w:proofErr w:type="spellEnd"/>
      <w:r>
        <w:t xml:space="preserve"> A, Lewis S L, </w:t>
      </w:r>
      <w:proofErr w:type="spellStart"/>
      <w:r>
        <w:t>Canadell</w:t>
      </w:r>
      <w:proofErr w:type="spellEnd"/>
      <w:r>
        <w:t xml:space="preserve"> J G, </w:t>
      </w:r>
      <w:proofErr w:type="spellStart"/>
      <w:r>
        <w:t>Ciais</w:t>
      </w:r>
      <w:proofErr w:type="spellEnd"/>
      <w:r>
        <w:t xml:space="preserve"> P, Jackson R B, </w:t>
      </w:r>
      <w:proofErr w:type="spellStart"/>
      <w:r>
        <w:t>Pacala</w:t>
      </w:r>
      <w:proofErr w:type="spellEnd"/>
      <w:r>
        <w:t xml:space="preserve"> S, McGuire A D, Piao S, </w:t>
      </w:r>
      <w:proofErr w:type="spellStart"/>
      <w:r>
        <w:t>Rautiainen</w:t>
      </w:r>
      <w:proofErr w:type="spellEnd"/>
      <w:r>
        <w:t xml:space="preserve"> A, </w:t>
      </w:r>
      <w:proofErr w:type="spellStart"/>
      <w:r>
        <w:t>Sitch</w:t>
      </w:r>
      <w:proofErr w:type="spellEnd"/>
      <w:r>
        <w:t xml:space="preserve"> S and Hayes D 2011 A Large and Persistent Carbon Sink in the World’s Forests </w:t>
      </w:r>
      <w:r>
        <w:rPr>
          <w:i/>
          <w:iCs/>
        </w:rPr>
        <w:t>Science</w:t>
      </w:r>
      <w:r>
        <w:t xml:space="preserve"> </w:t>
      </w:r>
      <w:r>
        <w:rPr>
          <w:b/>
          <w:bCs/>
        </w:rPr>
        <w:t>333</w:t>
      </w:r>
      <w:r>
        <w:t xml:space="preserve"> 988–93</w:t>
      </w:r>
    </w:p>
    <w:p w14:paraId="03975F8A" w14:textId="77777777" w:rsidR="00E16356" w:rsidRDefault="00AF1D8C">
      <w:pPr>
        <w:pStyle w:val="Bibliography"/>
      </w:pPr>
      <w:bookmarkStart w:id="536" w:name="ref-pastorello_fluxnet2015_2020"/>
      <w:bookmarkEnd w:id="535"/>
      <w:proofErr w:type="spellStart"/>
      <w:r>
        <w:t>Pastorello</w:t>
      </w:r>
      <w:proofErr w:type="spellEnd"/>
      <w:r>
        <w:t xml:space="preserve"> G, Trotta C, Canfora E, Chu H, Christianson D, Cheah Y-W, Poindexter C, Chen J, </w:t>
      </w:r>
      <w:proofErr w:type="spellStart"/>
      <w:r>
        <w:t>Elbashandy</w:t>
      </w:r>
      <w:proofErr w:type="spellEnd"/>
      <w:r>
        <w:t xml:space="preserve"> A, Humphrey M, Isaac P, Polidori D, </w:t>
      </w:r>
      <w:proofErr w:type="spellStart"/>
      <w:r>
        <w:t>Ribeca</w:t>
      </w:r>
      <w:proofErr w:type="spellEnd"/>
      <w:r>
        <w:t xml:space="preserve"> A, van Ingen C, Zhang L, </w:t>
      </w:r>
      <w:proofErr w:type="spellStart"/>
      <w:r>
        <w:t>Amiro</w:t>
      </w:r>
      <w:proofErr w:type="spellEnd"/>
      <w:r>
        <w:t xml:space="preserve"> B, Ammann C, Arain M A, </w:t>
      </w:r>
      <w:proofErr w:type="spellStart"/>
      <w:r>
        <w:t>Ardö</w:t>
      </w:r>
      <w:proofErr w:type="spellEnd"/>
      <w:r>
        <w:t xml:space="preserve"> J, </w:t>
      </w:r>
      <w:proofErr w:type="spellStart"/>
      <w:r>
        <w:t>Arkebauer</w:t>
      </w:r>
      <w:proofErr w:type="spellEnd"/>
      <w:r>
        <w:t xml:space="preserve"> T, Arndt S K, </w:t>
      </w:r>
      <w:proofErr w:type="spellStart"/>
      <w:r>
        <w:t>Arriga</w:t>
      </w:r>
      <w:proofErr w:type="spellEnd"/>
      <w:r>
        <w:t xml:space="preserve"> N, </w:t>
      </w:r>
      <w:proofErr w:type="spellStart"/>
      <w:r>
        <w:t>Aubinet</w:t>
      </w:r>
      <w:proofErr w:type="spellEnd"/>
      <w:r>
        <w:t xml:space="preserve"> M, </w:t>
      </w:r>
      <w:proofErr w:type="spellStart"/>
      <w:r>
        <w:t>Aurela</w:t>
      </w:r>
      <w:proofErr w:type="spellEnd"/>
      <w:r>
        <w:t xml:space="preserve"> M, </w:t>
      </w:r>
      <w:proofErr w:type="spellStart"/>
      <w:r>
        <w:t>Baldocchi</w:t>
      </w:r>
      <w:proofErr w:type="spellEnd"/>
      <w:r>
        <w:t xml:space="preserve"> D, Barr A, </w:t>
      </w:r>
      <w:proofErr w:type="spellStart"/>
      <w:r>
        <w:t>Beamesderfer</w:t>
      </w:r>
      <w:proofErr w:type="spellEnd"/>
      <w:r>
        <w:t xml:space="preserve"> E, Marchesini L B, Bergeron O, </w:t>
      </w:r>
      <w:proofErr w:type="spellStart"/>
      <w:r>
        <w:t>Beringer</w:t>
      </w:r>
      <w:proofErr w:type="spellEnd"/>
      <w:r>
        <w:t xml:space="preserve"> J, </w:t>
      </w:r>
      <w:proofErr w:type="spellStart"/>
      <w:r>
        <w:t>Bernhofer</w:t>
      </w:r>
      <w:proofErr w:type="spellEnd"/>
      <w:r>
        <w:t xml:space="preserve"> C, </w:t>
      </w:r>
      <w:proofErr w:type="spellStart"/>
      <w:r>
        <w:t>Berveiller</w:t>
      </w:r>
      <w:proofErr w:type="spellEnd"/>
      <w:r>
        <w:t xml:space="preserve"> D, </w:t>
      </w:r>
      <w:proofErr w:type="spellStart"/>
      <w:r>
        <w:t>Billesbach</w:t>
      </w:r>
      <w:proofErr w:type="spellEnd"/>
      <w:r>
        <w:t xml:space="preserve"> D, Black T A, </w:t>
      </w:r>
      <w:proofErr w:type="spellStart"/>
      <w:r>
        <w:t>Blanken</w:t>
      </w:r>
      <w:proofErr w:type="spellEnd"/>
      <w:r>
        <w:t xml:space="preserve"> P D, </w:t>
      </w:r>
      <w:proofErr w:type="spellStart"/>
      <w:r>
        <w:t>Bohrer</w:t>
      </w:r>
      <w:proofErr w:type="spellEnd"/>
      <w:r>
        <w:t xml:space="preserve"> G, </w:t>
      </w:r>
      <w:proofErr w:type="spellStart"/>
      <w:r>
        <w:t>Boike</w:t>
      </w:r>
      <w:proofErr w:type="spellEnd"/>
      <w:r>
        <w:t xml:space="preserve"> J, </w:t>
      </w:r>
      <w:proofErr w:type="spellStart"/>
      <w:r>
        <w:t>Bolstad</w:t>
      </w:r>
      <w:proofErr w:type="spellEnd"/>
      <w:r>
        <w:t xml:space="preserve"> P V, </w:t>
      </w:r>
      <w:proofErr w:type="spellStart"/>
      <w:r>
        <w:t>Bonal</w:t>
      </w:r>
      <w:proofErr w:type="spellEnd"/>
      <w:r>
        <w:t xml:space="preserve"> D, </w:t>
      </w:r>
      <w:proofErr w:type="spellStart"/>
      <w:r>
        <w:lastRenderedPageBreak/>
        <w:t>Bonnefond</w:t>
      </w:r>
      <w:proofErr w:type="spellEnd"/>
      <w:r>
        <w:t xml:space="preserve"> J-M, Bowling D R, </w:t>
      </w:r>
      <w:proofErr w:type="spellStart"/>
      <w:r>
        <w:t>Bracho</w:t>
      </w:r>
      <w:proofErr w:type="spellEnd"/>
      <w:r>
        <w:t xml:space="preserve"> R, Brodeur J, </w:t>
      </w:r>
      <w:proofErr w:type="spellStart"/>
      <w:r>
        <w:t>Brümmer</w:t>
      </w:r>
      <w:proofErr w:type="spellEnd"/>
      <w:r>
        <w:t xml:space="preserve"> C, Buchmann N, </w:t>
      </w:r>
      <w:proofErr w:type="spellStart"/>
      <w:r>
        <w:t>Burban</w:t>
      </w:r>
      <w:proofErr w:type="spellEnd"/>
      <w:r>
        <w:t xml:space="preserve"> B, </w:t>
      </w:r>
      <w:proofErr w:type="spellStart"/>
      <w:r>
        <w:t>Burns</w:t>
      </w:r>
      <w:proofErr w:type="spellEnd"/>
      <w:r>
        <w:t xml:space="preserve"> S P, </w:t>
      </w:r>
      <w:proofErr w:type="spellStart"/>
      <w:r>
        <w:t>Buysse</w:t>
      </w:r>
      <w:proofErr w:type="spellEnd"/>
      <w:r>
        <w:t xml:space="preserve"> P, Cale P, </w:t>
      </w:r>
      <w:proofErr w:type="spellStart"/>
      <w:r>
        <w:t>Cavagna</w:t>
      </w:r>
      <w:proofErr w:type="spellEnd"/>
      <w:r>
        <w:t xml:space="preserve"> M, </w:t>
      </w:r>
      <w:proofErr w:type="spellStart"/>
      <w:r>
        <w:t>Cellier</w:t>
      </w:r>
      <w:proofErr w:type="spellEnd"/>
      <w:r>
        <w:t xml:space="preserve"> P, Chen S, </w:t>
      </w:r>
      <w:proofErr w:type="spellStart"/>
      <w:r>
        <w:t>Chini</w:t>
      </w:r>
      <w:proofErr w:type="spellEnd"/>
      <w:r>
        <w:t xml:space="preserve"> I, Christensen T R, Cleverly J, </w:t>
      </w:r>
      <w:proofErr w:type="spellStart"/>
      <w:r>
        <w:t>Collalti</w:t>
      </w:r>
      <w:proofErr w:type="spellEnd"/>
      <w:r>
        <w:t xml:space="preserve"> A, </w:t>
      </w:r>
      <w:proofErr w:type="spellStart"/>
      <w:r>
        <w:t>Consalvo</w:t>
      </w:r>
      <w:proofErr w:type="spellEnd"/>
      <w:r>
        <w:t xml:space="preserve"> C, Cook B D, Cook D, </w:t>
      </w:r>
      <w:proofErr w:type="spellStart"/>
      <w:r>
        <w:t>Coursolle</w:t>
      </w:r>
      <w:proofErr w:type="spellEnd"/>
      <w:r>
        <w:t xml:space="preserve"> C, </w:t>
      </w:r>
      <w:proofErr w:type="spellStart"/>
      <w:r>
        <w:t>Cremonese</w:t>
      </w:r>
      <w:proofErr w:type="spellEnd"/>
      <w:r>
        <w:t xml:space="preserve"> E, Curtis P S, </w:t>
      </w:r>
      <w:proofErr w:type="spellStart"/>
      <w:r>
        <w:t>D’Andrea</w:t>
      </w:r>
      <w:proofErr w:type="spellEnd"/>
      <w:r>
        <w:t xml:space="preserve"> E, da Rocha H, Dai X, Davis K J, De Cinti B, de </w:t>
      </w:r>
      <w:proofErr w:type="spellStart"/>
      <w:r>
        <w:t>Grandcourt</w:t>
      </w:r>
      <w:proofErr w:type="spellEnd"/>
      <w:r>
        <w:t xml:space="preserve"> A, De </w:t>
      </w:r>
      <w:proofErr w:type="spellStart"/>
      <w:r>
        <w:t>Ligne</w:t>
      </w:r>
      <w:proofErr w:type="spellEnd"/>
      <w:r>
        <w:t xml:space="preserve"> A, De Oliveira R C, </w:t>
      </w:r>
      <w:proofErr w:type="spellStart"/>
      <w:r>
        <w:t>Delpierre</w:t>
      </w:r>
      <w:proofErr w:type="spellEnd"/>
      <w:r>
        <w:t xml:space="preserve"> N, Desai A R, Di Bella C M, di </w:t>
      </w:r>
      <w:proofErr w:type="spellStart"/>
      <w:r>
        <w:t>Tommasi</w:t>
      </w:r>
      <w:proofErr w:type="spellEnd"/>
      <w:r>
        <w:t xml:space="preserve"> P, Dolman H, Domingo F, Dong G, Dore S, Duce P, </w:t>
      </w:r>
      <w:proofErr w:type="spellStart"/>
      <w:r>
        <w:t>Dufrêne</w:t>
      </w:r>
      <w:proofErr w:type="spellEnd"/>
      <w:r>
        <w:t xml:space="preserve"> E, Dunn A, </w:t>
      </w:r>
      <w:proofErr w:type="spellStart"/>
      <w:r>
        <w:t>Dušek</w:t>
      </w:r>
      <w:proofErr w:type="spellEnd"/>
      <w:r>
        <w:t xml:space="preserve"> J, </w:t>
      </w:r>
      <w:proofErr w:type="spellStart"/>
      <w:r>
        <w:t>Eamus</w:t>
      </w:r>
      <w:proofErr w:type="spellEnd"/>
      <w:r>
        <w:t xml:space="preserve"> D, </w:t>
      </w:r>
      <w:proofErr w:type="spellStart"/>
      <w:r>
        <w:t>Eichelmann</w:t>
      </w:r>
      <w:proofErr w:type="spellEnd"/>
      <w:r>
        <w:t xml:space="preserve"> U, </w:t>
      </w:r>
      <w:proofErr w:type="spellStart"/>
      <w:r>
        <w:t>ElKhidir</w:t>
      </w:r>
      <w:proofErr w:type="spellEnd"/>
      <w:r>
        <w:t xml:space="preserve"> H A M, </w:t>
      </w:r>
      <w:proofErr w:type="spellStart"/>
      <w:r>
        <w:t>Eugster</w:t>
      </w:r>
      <w:proofErr w:type="spellEnd"/>
      <w:r>
        <w:t xml:space="preserve"> W, </w:t>
      </w:r>
      <w:proofErr w:type="spellStart"/>
      <w:r>
        <w:t>Ewenz</w:t>
      </w:r>
      <w:proofErr w:type="spellEnd"/>
      <w:r>
        <w:t xml:space="preserve"> C M, Ewers B, </w:t>
      </w:r>
      <w:proofErr w:type="spellStart"/>
      <w:r>
        <w:t>Famulari</w:t>
      </w:r>
      <w:proofErr w:type="spellEnd"/>
      <w:r>
        <w:t xml:space="preserve"> D, Fares S, </w:t>
      </w:r>
      <w:proofErr w:type="spellStart"/>
      <w:r>
        <w:t>Feigenwinter</w:t>
      </w:r>
      <w:proofErr w:type="spellEnd"/>
      <w:r>
        <w:t xml:space="preserve"> I, </w:t>
      </w:r>
      <w:proofErr w:type="spellStart"/>
      <w:r>
        <w:t>Feitz</w:t>
      </w:r>
      <w:proofErr w:type="spellEnd"/>
      <w:r>
        <w:t xml:space="preserve"> A, </w:t>
      </w:r>
      <w:proofErr w:type="spellStart"/>
      <w:r>
        <w:t>Fensholt</w:t>
      </w:r>
      <w:proofErr w:type="spellEnd"/>
      <w:r>
        <w:t xml:space="preserve"> R, </w:t>
      </w:r>
      <w:proofErr w:type="spellStart"/>
      <w:r>
        <w:t>Filippa</w:t>
      </w:r>
      <w:proofErr w:type="spellEnd"/>
      <w:r>
        <w:t xml:space="preserve"> G, Fischer M, Frank J, </w:t>
      </w:r>
      <w:proofErr w:type="spellStart"/>
      <w:r>
        <w:t>Galvagno</w:t>
      </w:r>
      <w:proofErr w:type="spellEnd"/>
      <w:r>
        <w:t xml:space="preserve"> M, </w:t>
      </w:r>
      <w:proofErr w:type="spellStart"/>
      <w:r>
        <w:t>Gharun</w:t>
      </w:r>
      <w:proofErr w:type="spellEnd"/>
      <w:r>
        <w:t xml:space="preserve"> M, et al 2020 The FLUXNET2015 dataset and the </w:t>
      </w:r>
      <w:proofErr w:type="spellStart"/>
      <w:r>
        <w:t>ONEFlux</w:t>
      </w:r>
      <w:proofErr w:type="spellEnd"/>
      <w:r>
        <w:t xml:space="preserve"> processing pipeline for eddy covariance data </w:t>
      </w:r>
      <w:r>
        <w:rPr>
          <w:i/>
          <w:iCs/>
        </w:rPr>
        <w:t>Scientific Data</w:t>
      </w:r>
      <w:r>
        <w:t xml:space="preserve"> </w:t>
      </w:r>
      <w:r>
        <w:rPr>
          <w:b/>
          <w:bCs/>
        </w:rPr>
        <w:t>7</w:t>
      </w:r>
      <w:r>
        <w:t xml:space="preserve"> 225</w:t>
      </w:r>
    </w:p>
    <w:p w14:paraId="6138E176" w14:textId="77777777" w:rsidR="00E16356" w:rsidRDefault="00AF1D8C">
      <w:pPr>
        <w:pStyle w:val="Bibliography"/>
      </w:pPr>
      <w:bookmarkStart w:id="537" w:name="ref-phillips_value_2017"/>
      <w:bookmarkEnd w:id="536"/>
      <w:r>
        <w:t>Phillips C L, Bond-</w:t>
      </w:r>
      <w:proofErr w:type="spellStart"/>
      <w:r>
        <w:t>Lamberty</w:t>
      </w:r>
      <w:proofErr w:type="spellEnd"/>
      <w:r>
        <w:t xml:space="preserve"> B, Desai A R, Lavoie M, Risk D, Tang J, Todd-Brown K and Vargas R 2017 The value of soil respiration measurements for interpreting and modeling terrestrial carbon cycling </w:t>
      </w:r>
      <w:r>
        <w:rPr>
          <w:i/>
          <w:iCs/>
        </w:rPr>
        <w:t>Plant and Soil</w:t>
      </w:r>
      <w:r>
        <w:t xml:space="preserve"> </w:t>
      </w:r>
      <w:r>
        <w:rPr>
          <w:b/>
          <w:bCs/>
        </w:rPr>
        <w:t>413</w:t>
      </w:r>
      <w:r>
        <w:t xml:space="preserve"> 1–25</w:t>
      </w:r>
    </w:p>
    <w:p w14:paraId="5E2E4BC6" w14:textId="77777777" w:rsidR="00E16356" w:rsidRDefault="00AF1D8C">
      <w:pPr>
        <w:pStyle w:val="Bibliography"/>
      </w:pPr>
      <w:bookmarkStart w:id="538" w:name="ref-piponiot_can_2019"/>
      <w:bookmarkEnd w:id="537"/>
      <w:proofErr w:type="spellStart"/>
      <w:r>
        <w:t>Piponiot</w:t>
      </w:r>
      <w:proofErr w:type="spellEnd"/>
      <w:r>
        <w:t xml:space="preserve"> C, </w:t>
      </w:r>
      <w:proofErr w:type="spellStart"/>
      <w:r>
        <w:t>Rödig</w:t>
      </w:r>
      <w:proofErr w:type="spellEnd"/>
      <w:r>
        <w:t xml:space="preserve"> E, Putz F E, </w:t>
      </w:r>
      <w:proofErr w:type="spellStart"/>
      <w:r>
        <w:t>Rutishauser</w:t>
      </w:r>
      <w:proofErr w:type="spellEnd"/>
      <w:r>
        <w:t xml:space="preserve"> E, Sist P, </w:t>
      </w:r>
      <w:proofErr w:type="spellStart"/>
      <w:r>
        <w:t>Ascarrunz</w:t>
      </w:r>
      <w:proofErr w:type="spellEnd"/>
      <w:r>
        <w:t xml:space="preserve"> N, Blanc L, </w:t>
      </w:r>
      <w:proofErr w:type="spellStart"/>
      <w:r>
        <w:t>Derroire</w:t>
      </w:r>
      <w:proofErr w:type="spellEnd"/>
      <w:r>
        <w:t xml:space="preserve"> G, </w:t>
      </w:r>
      <w:proofErr w:type="spellStart"/>
      <w:r>
        <w:t>Descroix</w:t>
      </w:r>
      <w:proofErr w:type="spellEnd"/>
      <w:r>
        <w:t xml:space="preserve"> L, Guedes M C, Coronado E H, </w:t>
      </w:r>
      <w:proofErr w:type="spellStart"/>
      <w:r>
        <w:t>Huth</w:t>
      </w:r>
      <w:proofErr w:type="spellEnd"/>
      <w:r>
        <w:t xml:space="preserve"> A, </w:t>
      </w:r>
      <w:proofErr w:type="spellStart"/>
      <w:r>
        <w:t>Kanashiro</w:t>
      </w:r>
      <w:proofErr w:type="spellEnd"/>
      <w:r>
        <w:t xml:space="preserve"> M, </w:t>
      </w:r>
      <w:proofErr w:type="spellStart"/>
      <w:r>
        <w:t>Licona</w:t>
      </w:r>
      <w:proofErr w:type="spellEnd"/>
      <w:r>
        <w:t xml:space="preserve"> J C, Mazzei L, </w:t>
      </w:r>
      <w:proofErr w:type="spellStart"/>
      <w:r>
        <w:t>d’Oliveira</w:t>
      </w:r>
      <w:proofErr w:type="spellEnd"/>
      <w:r>
        <w:t xml:space="preserve"> M V N, Peña-Claros M, Rodney K, </w:t>
      </w:r>
      <w:proofErr w:type="spellStart"/>
      <w:r>
        <w:t>Shenkin</w:t>
      </w:r>
      <w:proofErr w:type="spellEnd"/>
      <w:r>
        <w:t xml:space="preserve"> A, Souza C R de, Vidal E, West T A P, </w:t>
      </w:r>
      <w:proofErr w:type="spellStart"/>
      <w:r>
        <w:t>Wortel</w:t>
      </w:r>
      <w:proofErr w:type="spellEnd"/>
      <w:r>
        <w:t xml:space="preserve"> V and </w:t>
      </w:r>
      <w:proofErr w:type="spellStart"/>
      <w:r>
        <w:t>Hérault</w:t>
      </w:r>
      <w:proofErr w:type="spellEnd"/>
      <w:r>
        <w:t xml:space="preserve"> B 2019 Can timber provision from Amazonian production forests be sustainable? </w:t>
      </w:r>
      <w:r>
        <w:rPr>
          <w:i/>
          <w:iCs/>
        </w:rPr>
        <w:t>Environmental Research Letters</w:t>
      </w:r>
      <w:r>
        <w:t xml:space="preserve"> </w:t>
      </w:r>
      <w:r>
        <w:rPr>
          <w:b/>
          <w:bCs/>
        </w:rPr>
        <w:t>14</w:t>
      </w:r>
      <w:r>
        <w:t xml:space="preserve"> 064014</w:t>
      </w:r>
    </w:p>
    <w:p w14:paraId="311DD7F4" w14:textId="77777777" w:rsidR="00E16356" w:rsidRDefault="00AF1D8C">
      <w:pPr>
        <w:pStyle w:val="Bibliography"/>
      </w:pPr>
      <w:bookmarkStart w:id="539" w:name="ref-piponiot_carbon_2016"/>
      <w:bookmarkEnd w:id="538"/>
      <w:proofErr w:type="spellStart"/>
      <w:r>
        <w:t>Piponiot</w:t>
      </w:r>
      <w:proofErr w:type="spellEnd"/>
      <w:r>
        <w:t xml:space="preserve"> C, Sist P, Mazzei L, Peña-Claros M, Putz F E, </w:t>
      </w:r>
      <w:proofErr w:type="spellStart"/>
      <w:r>
        <w:t>Rutishauser</w:t>
      </w:r>
      <w:proofErr w:type="spellEnd"/>
      <w:r>
        <w:t xml:space="preserve"> E, </w:t>
      </w:r>
      <w:proofErr w:type="spellStart"/>
      <w:r>
        <w:t>Shenkin</w:t>
      </w:r>
      <w:proofErr w:type="spellEnd"/>
      <w:r>
        <w:t xml:space="preserve"> A, </w:t>
      </w:r>
      <w:proofErr w:type="spellStart"/>
      <w:r>
        <w:t>Ascarrunz</w:t>
      </w:r>
      <w:proofErr w:type="spellEnd"/>
      <w:r>
        <w:t xml:space="preserve"> N, de Azevedo C P, </w:t>
      </w:r>
      <w:proofErr w:type="spellStart"/>
      <w:r>
        <w:t>Baraloto</w:t>
      </w:r>
      <w:proofErr w:type="spellEnd"/>
      <w:r>
        <w:t xml:space="preserve"> C, </w:t>
      </w:r>
      <w:proofErr w:type="spellStart"/>
      <w:r>
        <w:t>França</w:t>
      </w:r>
      <w:proofErr w:type="spellEnd"/>
      <w:r>
        <w:t xml:space="preserve"> M, Guedes M, </w:t>
      </w:r>
      <w:proofErr w:type="spellStart"/>
      <w:r>
        <w:t>Honorio</w:t>
      </w:r>
      <w:proofErr w:type="spellEnd"/>
      <w:r>
        <w:t xml:space="preserve"> Coronado E N, </w:t>
      </w:r>
      <w:proofErr w:type="spellStart"/>
      <w:r>
        <w:t>d’Oliveira</w:t>
      </w:r>
      <w:proofErr w:type="spellEnd"/>
      <w:r>
        <w:t xml:space="preserve"> M V, </w:t>
      </w:r>
      <w:proofErr w:type="spellStart"/>
      <w:r>
        <w:t>Ruschel</w:t>
      </w:r>
      <w:proofErr w:type="spellEnd"/>
      <w:r>
        <w:t xml:space="preserve"> A R, da Silva K E, Doff </w:t>
      </w:r>
      <w:proofErr w:type="spellStart"/>
      <w:r>
        <w:t>Sotta</w:t>
      </w:r>
      <w:proofErr w:type="spellEnd"/>
      <w:r>
        <w:t xml:space="preserve"> E, de Souza C R, Vidal E, West T A and </w:t>
      </w:r>
      <w:proofErr w:type="spellStart"/>
      <w:r>
        <w:t>Hérault</w:t>
      </w:r>
      <w:proofErr w:type="spellEnd"/>
      <w:r>
        <w:t xml:space="preserve"> B 2016 Carbon recovery dynamics following disturbance by selective logging in Amazonian forests </w:t>
      </w:r>
      <w:proofErr w:type="spellStart"/>
      <w:r>
        <w:rPr>
          <w:i/>
          <w:iCs/>
        </w:rPr>
        <w:t>eLife</w:t>
      </w:r>
      <w:proofErr w:type="spellEnd"/>
      <w:r>
        <w:t xml:space="preserve"> </w:t>
      </w:r>
      <w:r>
        <w:rPr>
          <w:b/>
          <w:bCs/>
        </w:rPr>
        <w:t>5</w:t>
      </w:r>
      <w:r>
        <w:t xml:space="preserve"> e21394</w:t>
      </w:r>
    </w:p>
    <w:p w14:paraId="60F26A21" w14:textId="77777777" w:rsidR="00E16356" w:rsidRDefault="00AF1D8C">
      <w:pPr>
        <w:pStyle w:val="Bibliography"/>
      </w:pPr>
      <w:bookmarkStart w:id="540" w:name="ref-ploton_spatial_2020"/>
      <w:bookmarkEnd w:id="539"/>
      <w:proofErr w:type="spellStart"/>
      <w:r>
        <w:t>Ploton</w:t>
      </w:r>
      <w:proofErr w:type="spellEnd"/>
      <w:r>
        <w:t xml:space="preserve"> P, Mortier F, </w:t>
      </w:r>
      <w:proofErr w:type="spellStart"/>
      <w:r>
        <w:t>Réjou-Méchain</w:t>
      </w:r>
      <w:proofErr w:type="spellEnd"/>
      <w:r>
        <w:t xml:space="preserve"> M, </w:t>
      </w:r>
      <w:proofErr w:type="spellStart"/>
      <w:r>
        <w:t>Barbier</w:t>
      </w:r>
      <w:proofErr w:type="spellEnd"/>
      <w:r>
        <w:t xml:space="preserve"> N, Picard N, Rossi V, </w:t>
      </w:r>
      <w:proofErr w:type="spellStart"/>
      <w:r>
        <w:t>Dormann</w:t>
      </w:r>
      <w:proofErr w:type="spellEnd"/>
      <w:r>
        <w:t xml:space="preserve"> C, </w:t>
      </w:r>
      <w:proofErr w:type="spellStart"/>
      <w:r>
        <w:t>Cornu</w:t>
      </w:r>
      <w:proofErr w:type="spellEnd"/>
      <w:r>
        <w:t xml:space="preserve"> G, </w:t>
      </w:r>
      <w:proofErr w:type="spellStart"/>
      <w:r>
        <w:t>Viennois</w:t>
      </w:r>
      <w:proofErr w:type="spellEnd"/>
      <w:r>
        <w:t xml:space="preserve"> G, </w:t>
      </w:r>
      <w:proofErr w:type="spellStart"/>
      <w:r>
        <w:t>Bayol</w:t>
      </w:r>
      <w:proofErr w:type="spellEnd"/>
      <w:r>
        <w:t xml:space="preserve"> N, </w:t>
      </w:r>
      <w:proofErr w:type="spellStart"/>
      <w:r>
        <w:t>Lyapustin</w:t>
      </w:r>
      <w:proofErr w:type="spellEnd"/>
      <w:r>
        <w:t xml:space="preserve"> A, </w:t>
      </w:r>
      <w:proofErr w:type="spellStart"/>
      <w:r>
        <w:t>Gourlet</w:t>
      </w:r>
      <w:proofErr w:type="spellEnd"/>
      <w:r>
        <w:t xml:space="preserve">-Fleury S and </w:t>
      </w:r>
      <w:proofErr w:type="spellStart"/>
      <w:r>
        <w:t>Pélissier</w:t>
      </w:r>
      <w:proofErr w:type="spellEnd"/>
      <w:r>
        <w:t xml:space="preserve"> R 2020 Spatial validation reveals poor predictive performance of large-scale ecological mapping models </w:t>
      </w:r>
      <w:r>
        <w:rPr>
          <w:i/>
          <w:iCs/>
        </w:rPr>
        <w:t>Nature Communications</w:t>
      </w:r>
      <w:r>
        <w:t xml:space="preserve"> </w:t>
      </w:r>
      <w:r>
        <w:rPr>
          <w:b/>
          <w:bCs/>
        </w:rPr>
        <w:t>11</w:t>
      </w:r>
      <w:r>
        <w:t xml:space="preserve"> 4540</w:t>
      </w:r>
    </w:p>
    <w:p w14:paraId="4EDE608F" w14:textId="77777777" w:rsidR="00E16356" w:rsidRDefault="00AF1D8C">
      <w:pPr>
        <w:pStyle w:val="Bibliography"/>
      </w:pPr>
      <w:bookmarkStart w:id="541" w:name="ref-poorter_biomass_2016"/>
      <w:bookmarkEnd w:id="540"/>
      <w:proofErr w:type="spellStart"/>
      <w:r>
        <w:t>Poorter</w:t>
      </w:r>
      <w:proofErr w:type="spellEnd"/>
      <w:r>
        <w:t xml:space="preserve"> L, </w:t>
      </w:r>
      <w:proofErr w:type="spellStart"/>
      <w:r>
        <w:t>Bongers</w:t>
      </w:r>
      <w:proofErr w:type="spellEnd"/>
      <w:r>
        <w:t xml:space="preserve"> F, Aide T M, Zambrano A M A, </w:t>
      </w:r>
      <w:proofErr w:type="spellStart"/>
      <w:r>
        <w:t>Balvanera</w:t>
      </w:r>
      <w:proofErr w:type="spellEnd"/>
      <w:r>
        <w:t xml:space="preserve"> P, Becknell J M, </w:t>
      </w:r>
      <w:proofErr w:type="spellStart"/>
      <w:r>
        <w:t>Boukili</w:t>
      </w:r>
      <w:proofErr w:type="spellEnd"/>
      <w:r>
        <w:t xml:space="preserve"> V, </w:t>
      </w:r>
      <w:proofErr w:type="spellStart"/>
      <w:r>
        <w:t>Brancalion</w:t>
      </w:r>
      <w:proofErr w:type="spellEnd"/>
      <w:r>
        <w:t xml:space="preserve"> P H S, Broadbent E N, </w:t>
      </w:r>
      <w:proofErr w:type="spellStart"/>
      <w:r>
        <w:t>Chazdon</w:t>
      </w:r>
      <w:proofErr w:type="spellEnd"/>
      <w:r>
        <w:t xml:space="preserve"> R L, Craven D, Almeida-Cortez J S de, Cabral G A L, Jong B H J de, Denslow J S, Dent D H, DeWalt S J, Dupuy J M, Durán S M, </w:t>
      </w:r>
      <w:proofErr w:type="spellStart"/>
      <w:r>
        <w:t>Espírito</w:t>
      </w:r>
      <w:proofErr w:type="spellEnd"/>
      <w:r>
        <w:t xml:space="preserve">-Santo M </w:t>
      </w:r>
      <w:proofErr w:type="spellStart"/>
      <w:r>
        <w:t>M</w:t>
      </w:r>
      <w:proofErr w:type="spellEnd"/>
      <w:r>
        <w:t xml:space="preserve">, </w:t>
      </w:r>
      <w:proofErr w:type="spellStart"/>
      <w:r>
        <w:t>Fandino</w:t>
      </w:r>
      <w:proofErr w:type="spellEnd"/>
      <w:r>
        <w:t xml:space="preserve"> M C, César R G, Hall J S, Hernandez-Stefanoni J L, </w:t>
      </w:r>
      <w:proofErr w:type="spellStart"/>
      <w:r>
        <w:t>Jakovac</w:t>
      </w:r>
      <w:proofErr w:type="spellEnd"/>
      <w:r>
        <w:t xml:space="preserve"> C </w:t>
      </w:r>
      <w:proofErr w:type="spellStart"/>
      <w:r>
        <w:t>C</w:t>
      </w:r>
      <w:proofErr w:type="spellEnd"/>
      <w:r>
        <w:t xml:space="preserve">, </w:t>
      </w:r>
      <w:proofErr w:type="spellStart"/>
      <w:r>
        <w:t>Junqueira</w:t>
      </w:r>
      <w:proofErr w:type="spellEnd"/>
      <w:r>
        <w:t xml:space="preserve"> A B, Kennard D, Letcher S G, </w:t>
      </w:r>
      <w:proofErr w:type="spellStart"/>
      <w:r>
        <w:t>Licona</w:t>
      </w:r>
      <w:proofErr w:type="spellEnd"/>
      <w:r>
        <w:t xml:space="preserve"> J-C, </w:t>
      </w:r>
      <w:proofErr w:type="spellStart"/>
      <w:r>
        <w:t>Lohbeck</w:t>
      </w:r>
      <w:proofErr w:type="spellEnd"/>
      <w:r>
        <w:t xml:space="preserve"> M, Marín-</w:t>
      </w:r>
      <w:proofErr w:type="spellStart"/>
      <w:r>
        <w:t>Spiotta</w:t>
      </w:r>
      <w:proofErr w:type="spellEnd"/>
      <w:r>
        <w:t xml:space="preserve"> E, Martínez-Ramos M, </w:t>
      </w:r>
      <w:proofErr w:type="spellStart"/>
      <w:r>
        <w:t>Massoca</w:t>
      </w:r>
      <w:proofErr w:type="spellEnd"/>
      <w:r>
        <w:t xml:space="preserve"> P, </w:t>
      </w:r>
      <w:proofErr w:type="spellStart"/>
      <w:r>
        <w:t>Meave</w:t>
      </w:r>
      <w:proofErr w:type="spellEnd"/>
      <w:r>
        <w:t xml:space="preserve"> J A, Mesquita R, Mora F, Muñoz R, </w:t>
      </w:r>
      <w:proofErr w:type="spellStart"/>
      <w:r>
        <w:t>Muscarella</w:t>
      </w:r>
      <w:proofErr w:type="spellEnd"/>
      <w:r>
        <w:t xml:space="preserve"> R, Nunes Y R F, Ochoa-</w:t>
      </w:r>
      <w:proofErr w:type="spellStart"/>
      <w:r>
        <w:t>Gaona</w:t>
      </w:r>
      <w:proofErr w:type="spellEnd"/>
      <w:r>
        <w:t xml:space="preserve"> S, Oliveira A </w:t>
      </w:r>
      <w:proofErr w:type="spellStart"/>
      <w:r>
        <w:t>A</w:t>
      </w:r>
      <w:proofErr w:type="spellEnd"/>
      <w:r>
        <w:t xml:space="preserve"> de, </w:t>
      </w:r>
      <w:proofErr w:type="spellStart"/>
      <w:r>
        <w:t>Orihuela</w:t>
      </w:r>
      <w:proofErr w:type="spellEnd"/>
      <w:r>
        <w:t xml:space="preserve">-Belmonte E, Peña-Claros M, Pérez-García E A, </w:t>
      </w:r>
      <w:proofErr w:type="spellStart"/>
      <w:r>
        <w:t>Piotto</w:t>
      </w:r>
      <w:proofErr w:type="spellEnd"/>
      <w:r>
        <w:t xml:space="preserve"> D, Powers J S, Rodríguez-Velázquez J, Romero-Pérez I E, </w:t>
      </w:r>
      <w:proofErr w:type="spellStart"/>
      <w:r>
        <w:t>Ruíz</w:t>
      </w:r>
      <w:proofErr w:type="spellEnd"/>
      <w:r>
        <w:t xml:space="preserve"> J, Saldarriaga J G, Sanchez-</w:t>
      </w:r>
      <w:proofErr w:type="spellStart"/>
      <w:r>
        <w:t>Azofeifa</w:t>
      </w:r>
      <w:proofErr w:type="spellEnd"/>
      <w:r>
        <w:t xml:space="preserve"> A, Schwartz N B, </w:t>
      </w:r>
      <w:proofErr w:type="spellStart"/>
      <w:r>
        <w:t>Steininger</w:t>
      </w:r>
      <w:proofErr w:type="spellEnd"/>
      <w:r>
        <w:t xml:space="preserve"> M K, Swenson N G, Toledo M, </w:t>
      </w:r>
      <w:proofErr w:type="spellStart"/>
      <w:r>
        <w:t>Uriarte</w:t>
      </w:r>
      <w:proofErr w:type="spellEnd"/>
      <w:r>
        <w:t xml:space="preserve"> M, </w:t>
      </w:r>
      <w:proofErr w:type="spellStart"/>
      <w:r>
        <w:t>Breugel</w:t>
      </w:r>
      <w:proofErr w:type="spellEnd"/>
      <w:r>
        <w:t xml:space="preserve"> M van, Wal H van der, Veloso M D M, Vester H F M, </w:t>
      </w:r>
      <w:proofErr w:type="spellStart"/>
      <w:r>
        <w:t>Vicentini</w:t>
      </w:r>
      <w:proofErr w:type="spellEnd"/>
      <w:r>
        <w:t xml:space="preserve"> A, Vieira I C G, </w:t>
      </w:r>
      <w:proofErr w:type="spellStart"/>
      <w:r>
        <w:t>Bentos</w:t>
      </w:r>
      <w:proofErr w:type="spellEnd"/>
      <w:r>
        <w:t xml:space="preserve"> T V, Williamson G B and </w:t>
      </w:r>
      <w:proofErr w:type="spellStart"/>
      <w:r>
        <w:t>Rozendaal</w:t>
      </w:r>
      <w:proofErr w:type="spellEnd"/>
      <w:r>
        <w:t xml:space="preserve"> D M A 2016 Biomass resilience of Neotropical secondary forests </w:t>
      </w:r>
      <w:r>
        <w:rPr>
          <w:i/>
          <w:iCs/>
        </w:rPr>
        <w:t>Nature</w:t>
      </w:r>
      <w:r>
        <w:t xml:space="preserve"> </w:t>
      </w:r>
      <w:r>
        <w:rPr>
          <w:b/>
          <w:bCs/>
        </w:rPr>
        <w:t>530</w:t>
      </w:r>
      <w:r>
        <w:t xml:space="preserve"> 211–4</w:t>
      </w:r>
    </w:p>
    <w:p w14:paraId="442B2F5B" w14:textId="77777777" w:rsidR="00E16356" w:rsidRDefault="00AF1D8C">
      <w:pPr>
        <w:pStyle w:val="Bibliography"/>
      </w:pPr>
      <w:bookmarkStart w:id="542" w:name="ref-pregitzer_carbon_2004"/>
      <w:bookmarkEnd w:id="541"/>
      <w:proofErr w:type="spellStart"/>
      <w:r>
        <w:t>Pregitzer</w:t>
      </w:r>
      <w:proofErr w:type="spellEnd"/>
      <w:r>
        <w:t xml:space="preserve"> K S and </w:t>
      </w:r>
      <w:proofErr w:type="spellStart"/>
      <w:r>
        <w:t>Euskirchen</w:t>
      </w:r>
      <w:proofErr w:type="spellEnd"/>
      <w:r>
        <w:t xml:space="preserve"> E S 2004 Carbon cycling and storage in world forests: Biome patterns related to forest age </w:t>
      </w:r>
      <w:r>
        <w:rPr>
          <w:i/>
          <w:iCs/>
        </w:rPr>
        <w:t>Global Change Biology</w:t>
      </w:r>
      <w:r>
        <w:t xml:space="preserve"> </w:t>
      </w:r>
      <w:r>
        <w:rPr>
          <w:b/>
          <w:bCs/>
        </w:rPr>
        <w:t>10</w:t>
      </w:r>
      <w:r>
        <w:t xml:space="preserve"> 2052–77</w:t>
      </w:r>
    </w:p>
    <w:p w14:paraId="47C494FE" w14:textId="77777777" w:rsidR="00E16356" w:rsidRDefault="00AF1D8C">
      <w:pPr>
        <w:pStyle w:val="Bibliography"/>
      </w:pPr>
      <w:bookmarkStart w:id="543" w:name="ref-pugh_role_2019"/>
      <w:bookmarkEnd w:id="542"/>
      <w:r>
        <w:lastRenderedPageBreak/>
        <w:t xml:space="preserve">Pugh T A M, </w:t>
      </w:r>
      <w:proofErr w:type="spellStart"/>
      <w:r>
        <w:t>Lindeskog</w:t>
      </w:r>
      <w:proofErr w:type="spellEnd"/>
      <w:r>
        <w:t xml:space="preserve"> M, Smith B, Poulter B, </w:t>
      </w:r>
      <w:proofErr w:type="spellStart"/>
      <w:r>
        <w:t>Arneth</w:t>
      </w:r>
      <w:proofErr w:type="spellEnd"/>
      <w:r>
        <w:t xml:space="preserve"> A, </w:t>
      </w:r>
      <w:proofErr w:type="spellStart"/>
      <w:r>
        <w:t>Haverd</w:t>
      </w:r>
      <w:proofErr w:type="spellEnd"/>
      <w:r>
        <w:t xml:space="preserve"> V and Calle L 2019 Role of forest regrowth in global carbon sink dynamics </w:t>
      </w:r>
      <w:r>
        <w:rPr>
          <w:i/>
          <w:iCs/>
        </w:rPr>
        <w:t>Proceedings of the National Academy of Sciences</w:t>
      </w:r>
      <w:r>
        <w:t xml:space="preserve"> </w:t>
      </w:r>
      <w:r>
        <w:rPr>
          <w:b/>
          <w:bCs/>
        </w:rPr>
        <w:t>116</w:t>
      </w:r>
      <w:r>
        <w:t xml:space="preserve"> 4382–7</w:t>
      </w:r>
    </w:p>
    <w:p w14:paraId="5B94B36E" w14:textId="77777777" w:rsidR="00E16356" w:rsidRDefault="00AF1D8C">
      <w:pPr>
        <w:pStyle w:val="Bibliography"/>
      </w:pPr>
      <w:bookmarkStart w:id="544" w:name="ref-reinmann_edge_2017"/>
      <w:bookmarkEnd w:id="543"/>
      <w:proofErr w:type="spellStart"/>
      <w:r>
        <w:t>Reinmann</w:t>
      </w:r>
      <w:proofErr w:type="spellEnd"/>
      <w:r>
        <w:t xml:space="preserve"> A B and </w:t>
      </w:r>
      <w:proofErr w:type="spellStart"/>
      <w:r>
        <w:t>Hutyra</w:t>
      </w:r>
      <w:proofErr w:type="spellEnd"/>
      <w:r>
        <w:t xml:space="preserve"> L R 2017 Edge effects enhance carbon uptake and its vulnerability to climate change in temperate broadleaf forests </w:t>
      </w:r>
      <w:r>
        <w:rPr>
          <w:i/>
          <w:iCs/>
        </w:rPr>
        <w:t>Proceedings of the National Academy of Sciences</w:t>
      </w:r>
      <w:r>
        <w:t xml:space="preserve"> </w:t>
      </w:r>
      <w:r>
        <w:rPr>
          <w:b/>
          <w:bCs/>
        </w:rPr>
        <w:t>114</w:t>
      </w:r>
      <w:r>
        <w:t xml:space="preserve"> 107–12</w:t>
      </w:r>
    </w:p>
    <w:p w14:paraId="72B47706" w14:textId="77777777" w:rsidR="00E16356" w:rsidRDefault="00AF1D8C">
      <w:pPr>
        <w:pStyle w:val="Bibliography"/>
      </w:pPr>
      <w:bookmarkStart w:id="545" w:name="ref-reinmann_urbanization_2020"/>
      <w:bookmarkEnd w:id="544"/>
      <w:proofErr w:type="spellStart"/>
      <w:r>
        <w:t>Reinmann</w:t>
      </w:r>
      <w:proofErr w:type="spellEnd"/>
      <w:r>
        <w:t xml:space="preserve"> A B, Smith I </w:t>
      </w:r>
      <w:proofErr w:type="gramStart"/>
      <w:r>
        <w:t>A</w:t>
      </w:r>
      <w:proofErr w:type="gramEnd"/>
      <w:r>
        <w:t xml:space="preserve">, Thompson J R and </w:t>
      </w:r>
      <w:proofErr w:type="spellStart"/>
      <w:r>
        <w:t>Hutyra</w:t>
      </w:r>
      <w:proofErr w:type="spellEnd"/>
      <w:r>
        <w:t xml:space="preserve"> L R 2020 Urbanization and fragmentation mediate temperate forest carbon cycle response to climate </w:t>
      </w:r>
      <w:r>
        <w:rPr>
          <w:i/>
          <w:iCs/>
        </w:rPr>
        <w:t>Environmental Research Letters</w:t>
      </w:r>
      <w:r>
        <w:t xml:space="preserve"> </w:t>
      </w:r>
      <w:r>
        <w:rPr>
          <w:b/>
          <w:bCs/>
        </w:rPr>
        <w:t>15</w:t>
      </w:r>
      <w:r>
        <w:t xml:space="preserve"> 114036</w:t>
      </w:r>
    </w:p>
    <w:p w14:paraId="104708E2" w14:textId="77777777" w:rsidR="00E16356" w:rsidRDefault="00AF1D8C">
      <w:pPr>
        <w:pStyle w:val="Bibliography"/>
      </w:pPr>
      <w:bookmarkStart w:id="546" w:name="ref-remy_strong_2016"/>
      <w:bookmarkEnd w:id="545"/>
      <w:r>
        <w:t xml:space="preserve">Remy E, </w:t>
      </w:r>
      <w:proofErr w:type="spellStart"/>
      <w:r>
        <w:t>Wuyts</w:t>
      </w:r>
      <w:proofErr w:type="spellEnd"/>
      <w:r>
        <w:t xml:space="preserve"> K, </w:t>
      </w:r>
      <w:proofErr w:type="spellStart"/>
      <w:r>
        <w:t>Boeckx</w:t>
      </w:r>
      <w:proofErr w:type="spellEnd"/>
      <w:r>
        <w:t xml:space="preserve"> P, Ginzburg S, Gundersen P, </w:t>
      </w:r>
      <w:proofErr w:type="spellStart"/>
      <w:r>
        <w:t>Demey</w:t>
      </w:r>
      <w:proofErr w:type="spellEnd"/>
      <w:r>
        <w:t xml:space="preserve"> A, Van Den </w:t>
      </w:r>
      <w:proofErr w:type="spellStart"/>
      <w:r>
        <w:t>Bulcke</w:t>
      </w:r>
      <w:proofErr w:type="spellEnd"/>
      <w:r>
        <w:t xml:space="preserve"> J, Van Acker J and </w:t>
      </w:r>
      <w:proofErr w:type="spellStart"/>
      <w:r>
        <w:t>Verheyen</w:t>
      </w:r>
      <w:proofErr w:type="spellEnd"/>
      <w:r>
        <w:t xml:space="preserve"> K 2016 Strong gradients in nitrogen and carbon stocks at temperate forest edges </w:t>
      </w:r>
      <w:r>
        <w:rPr>
          <w:i/>
          <w:iCs/>
        </w:rPr>
        <w:t>Forest Ecology and Management</w:t>
      </w:r>
      <w:r>
        <w:t xml:space="preserve"> </w:t>
      </w:r>
      <w:r>
        <w:rPr>
          <w:b/>
          <w:bCs/>
        </w:rPr>
        <w:t>376</w:t>
      </w:r>
      <w:r>
        <w:t xml:space="preserve"> 45–58</w:t>
      </w:r>
    </w:p>
    <w:p w14:paraId="102C8891" w14:textId="77777777" w:rsidR="00E16356" w:rsidRDefault="00AF1D8C">
      <w:pPr>
        <w:pStyle w:val="Bibliography"/>
      </w:pPr>
      <w:bookmarkStart w:id="547" w:name="ref-requenasuarez_estimating_2019"/>
      <w:bookmarkEnd w:id="546"/>
      <w:proofErr w:type="spellStart"/>
      <w:r>
        <w:t>Requena</w:t>
      </w:r>
      <w:proofErr w:type="spellEnd"/>
      <w:r>
        <w:t xml:space="preserve"> Suarez D, </w:t>
      </w:r>
      <w:proofErr w:type="spellStart"/>
      <w:r>
        <w:t>Rozendaal</w:t>
      </w:r>
      <w:proofErr w:type="spellEnd"/>
      <w:r>
        <w:t xml:space="preserve"> D M A, Sy V D, Phillips O L, Alvarez-</w:t>
      </w:r>
      <w:proofErr w:type="spellStart"/>
      <w:r>
        <w:t>Dávila</w:t>
      </w:r>
      <w:proofErr w:type="spellEnd"/>
      <w:r>
        <w:t xml:space="preserve"> E, Anderson-Teixeira K, Araujo-Murakami A, Arroyo L, Baker T R, </w:t>
      </w:r>
      <w:proofErr w:type="spellStart"/>
      <w:r>
        <w:t>Bongers</w:t>
      </w:r>
      <w:proofErr w:type="spellEnd"/>
      <w:r>
        <w:t xml:space="preserve"> F, </w:t>
      </w:r>
      <w:proofErr w:type="spellStart"/>
      <w:r>
        <w:t>Brienen</w:t>
      </w:r>
      <w:proofErr w:type="spellEnd"/>
      <w:r>
        <w:t xml:space="preserve"> R J W, Carter S, Cook-Patton S C, </w:t>
      </w:r>
      <w:proofErr w:type="spellStart"/>
      <w:r>
        <w:t>Feldpausch</w:t>
      </w:r>
      <w:proofErr w:type="spellEnd"/>
      <w:r>
        <w:t xml:space="preserve"> T R, </w:t>
      </w:r>
      <w:proofErr w:type="spellStart"/>
      <w:r>
        <w:t>Griscom</w:t>
      </w:r>
      <w:proofErr w:type="spellEnd"/>
      <w:r>
        <w:t xml:space="preserve"> B W, Harris N, </w:t>
      </w:r>
      <w:proofErr w:type="spellStart"/>
      <w:r>
        <w:t>Hérault</w:t>
      </w:r>
      <w:proofErr w:type="spellEnd"/>
      <w:r>
        <w:t xml:space="preserve"> B, Coronado E N H, Leavitt S M, Lewis S L, </w:t>
      </w:r>
      <w:proofErr w:type="spellStart"/>
      <w:r>
        <w:t>Marimon</w:t>
      </w:r>
      <w:proofErr w:type="spellEnd"/>
      <w:r>
        <w:t xml:space="preserve"> B S, Mendoza A M, </w:t>
      </w:r>
      <w:proofErr w:type="spellStart"/>
      <w:r>
        <w:t>N’dja</w:t>
      </w:r>
      <w:proofErr w:type="spellEnd"/>
      <w:r>
        <w:t xml:space="preserve"> J K, </w:t>
      </w:r>
      <w:proofErr w:type="spellStart"/>
      <w:r>
        <w:t>N’Guessan</w:t>
      </w:r>
      <w:proofErr w:type="spellEnd"/>
      <w:r>
        <w:t xml:space="preserve"> A E, </w:t>
      </w:r>
      <w:proofErr w:type="spellStart"/>
      <w:r>
        <w:t>Poorter</w:t>
      </w:r>
      <w:proofErr w:type="spellEnd"/>
      <w:r>
        <w:t xml:space="preserve"> L, </w:t>
      </w:r>
      <w:proofErr w:type="spellStart"/>
      <w:r>
        <w:t>Qie</w:t>
      </w:r>
      <w:proofErr w:type="spellEnd"/>
      <w:r>
        <w:t xml:space="preserve"> L, </w:t>
      </w:r>
      <w:proofErr w:type="spellStart"/>
      <w:r>
        <w:t>Rutishauser</w:t>
      </w:r>
      <w:proofErr w:type="spellEnd"/>
      <w:r>
        <w:t xml:space="preserve"> E, Sist P, </w:t>
      </w:r>
      <w:proofErr w:type="spellStart"/>
      <w:r>
        <w:t>Sonké</w:t>
      </w:r>
      <w:proofErr w:type="spellEnd"/>
      <w:r>
        <w:t xml:space="preserve"> B, Sullivan M J P, </w:t>
      </w:r>
      <w:proofErr w:type="spellStart"/>
      <w:r>
        <w:t>Vilanova</w:t>
      </w:r>
      <w:proofErr w:type="spellEnd"/>
      <w:r>
        <w:t xml:space="preserve"> E, Wang M </w:t>
      </w:r>
      <w:proofErr w:type="spellStart"/>
      <w:r>
        <w:t>M</w:t>
      </w:r>
      <w:proofErr w:type="spellEnd"/>
      <w:r>
        <w:t xml:space="preserve"> H, Martius C and Herold M 2019 Estimating aboveground net biomass change for tropical and subtropical forests: Refinement of IPCC default rates using forest plot data </w:t>
      </w:r>
      <w:r>
        <w:rPr>
          <w:i/>
          <w:iCs/>
        </w:rPr>
        <w:t>Global Change Biology</w:t>
      </w:r>
      <w:r>
        <w:t xml:space="preserve"> </w:t>
      </w:r>
      <w:r>
        <w:rPr>
          <w:b/>
          <w:bCs/>
        </w:rPr>
        <w:t>25</w:t>
      </w:r>
      <w:r>
        <w:t xml:space="preserve"> 3609–24</w:t>
      </w:r>
    </w:p>
    <w:p w14:paraId="177FDA93" w14:textId="77777777" w:rsidR="00E16356" w:rsidRDefault="00AF1D8C">
      <w:pPr>
        <w:pStyle w:val="Bibliography"/>
      </w:pPr>
      <w:bookmarkStart w:id="548" w:name="ref-ribeiro-kumara_how_2020"/>
      <w:bookmarkEnd w:id="547"/>
      <w:r>
        <w:t xml:space="preserve">Ribeiro-Kumara C, </w:t>
      </w:r>
      <w:proofErr w:type="spellStart"/>
      <w:r>
        <w:t>Köster</w:t>
      </w:r>
      <w:proofErr w:type="spellEnd"/>
      <w:r>
        <w:t xml:space="preserve"> E, </w:t>
      </w:r>
      <w:proofErr w:type="spellStart"/>
      <w:r>
        <w:t>Aaltonen</w:t>
      </w:r>
      <w:proofErr w:type="spellEnd"/>
      <w:r>
        <w:t xml:space="preserve"> H and </w:t>
      </w:r>
      <w:proofErr w:type="spellStart"/>
      <w:r>
        <w:t>Köster</w:t>
      </w:r>
      <w:proofErr w:type="spellEnd"/>
      <w:r>
        <w:t xml:space="preserve"> K 2020 How do forest fires affect soil greenhouse gas emissions in upland boreal forests? A review </w:t>
      </w:r>
      <w:r>
        <w:rPr>
          <w:i/>
          <w:iCs/>
        </w:rPr>
        <w:t>Environmental Research</w:t>
      </w:r>
      <w:r>
        <w:t xml:space="preserve"> </w:t>
      </w:r>
      <w:r>
        <w:rPr>
          <w:b/>
          <w:bCs/>
        </w:rPr>
        <w:t>184</w:t>
      </w:r>
      <w:r>
        <w:t xml:space="preserve"> 109328</w:t>
      </w:r>
    </w:p>
    <w:p w14:paraId="1EF10036" w14:textId="77777777" w:rsidR="00E16356" w:rsidRDefault="00AF1D8C">
      <w:pPr>
        <w:pStyle w:val="Bibliography"/>
      </w:pPr>
      <w:bookmarkStart w:id="549" w:name="ref-saatchi_benchmark_2011"/>
      <w:bookmarkEnd w:id="548"/>
      <w:r>
        <w:t xml:space="preserve">Saatchi S </w:t>
      </w:r>
      <w:proofErr w:type="spellStart"/>
      <w:r>
        <w:t>S</w:t>
      </w:r>
      <w:proofErr w:type="spellEnd"/>
      <w:r>
        <w:t xml:space="preserve">, Harris N L, Brown S, </w:t>
      </w:r>
      <w:proofErr w:type="spellStart"/>
      <w:r>
        <w:t>Lefsky</w:t>
      </w:r>
      <w:proofErr w:type="spellEnd"/>
      <w:r>
        <w:t xml:space="preserve"> M, </w:t>
      </w:r>
      <w:proofErr w:type="spellStart"/>
      <w:r>
        <w:t>Mitchard</w:t>
      </w:r>
      <w:proofErr w:type="spellEnd"/>
      <w:r>
        <w:t xml:space="preserve"> E T A, Salas W, </w:t>
      </w:r>
      <w:proofErr w:type="spellStart"/>
      <w:r>
        <w:t>Zutta</w:t>
      </w:r>
      <w:proofErr w:type="spellEnd"/>
      <w:r>
        <w:t xml:space="preserve"> B R, </w:t>
      </w:r>
      <w:proofErr w:type="spellStart"/>
      <w:r>
        <w:t>Buermann</w:t>
      </w:r>
      <w:proofErr w:type="spellEnd"/>
      <w:r>
        <w:t xml:space="preserve"> W, Lewis S L, Hagen S, </w:t>
      </w:r>
      <w:proofErr w:type="spellStart"/>
      <w:r>
        <w:t>Petrova</w:t>
      </w:r>
      <w:proofErr w:type="spellEnd"/>
      <w:r>
        <w:t xml:space="preserve"> S, White L, </w:t>
      </w:r>
      <w:proofErr w:type="spellStart"/>
      <w:r>
        <w:t>Silman</w:t>
      </w:r>
      <w:proofErr w:type="spellEnd"/>
      <w:r>
        <w:t xml:space="preserve"> M and Morel A 2011 Benchmark map of forest carbon stocks in tropical regions across three continents </w:t>
      </w:r>
      <w:r>
        <w:rPr>
          <w:i/>
          <w:iCs/>
        </w:rPr>
        <w:t>Proceedings of the National Academy of Sciences</w:t>
      </w:r>
      <w:r>
        <w:t xml:space="preserve"> </w:t>
      </w:r>
      <w:r>
        <w:rPr>
          <w:b/>
          <w:bCs/>
        </w:rPr>
        <w:t>108</w:t>
      </w:r>
      <w:r>
        <w:t xml:space="preserve"> 9899–904</w:t>
      </w:r>
    </w:p>
    <w:p w14:paraId="1EA1E40C" w14:textId="77777777" w:rsidR="00E16356" w:rsidRDefault="00AF1D8C">
      <w:pPr>
        <w:pStyle w:val="Bibliography"/>
      </w:pPr>
      <w:bookmarkStart w:id="550" w:name="ref-schepaschenko_forest_2019"/>
      <w:bookmarkEnd w:id="549"/>
      <w:proofErr w:type="spellStart"/>
      <w:r>
        <w:t>Schepaschenko</w:t>
      </w:r>
      <w:proofErr w:type="spellEnd"/>
      <w:r>
        <w:t xml:space="preserve"> D, </w:t>
      </w:r>
      <w:proofErr w:type="spellStart"/>
      <w:r>
        <w:t>Chave</w:t>
      </w:r>
      <w:proofErr w:type="spellEnd"/>
      <w:r>
        <w:t xml:space="preserve"> J, Phillips O L, Lewis S L, Davies S J, </w:t>
      </w:r>
      <w:proofErr w:type="spellStart"/>
      <w:r>
        <w:t>Réjou-Méchain</w:t>
      </w:r>
      <w:proofErr w:type="spellEnd"/>
      <w:r>
        <w:t xml:space="preserve"> M, Sist P, </w:t>
      </w:r>
      <w:proofErr w:type="spellStart"/>
      <w:r>
        <w:t>Scipal</w:t>
      </w:r>
      <w:proofErr w:type="spellEnd"/>
      <w:r>
        <w:t xml:space="preserve"> K, </w:t>
      </w:r>
      <w:proofErr w:type="spellStart"/>
      <w:r>
        <w:t>Perger</w:t>
      </w:r>
      <w:proofErr w:type="spellEnd"/>
      <w:r>
        <w:t xml:space="preserve"> C, </w:t>
      </w:r>
      <w:proofErr w:type="spellStart"/>
      <w:r>
        <w:t>Herault</w:t>
      </w:r>
      <w:proofErr w:type="spellEnd"/>
      <w:r>
        <w:t xml:space="preserve"> B, </w:t>
      </w:r>
      <w:proofErr w:type="spellStart"/>
      <w:r>
        <w:t>Labrière</w:t>
      </w:r>
      <w:proofErr w:type="spellEnd"/>
      <w:r>
        <w:t xml:space="preserve"> N, </w:t>
      </w:r>
      <w:proofErr w:type="spellStart"/>
      <w:r>
        <w:t>Hofhansl</w:t>
      </w:r>
      <w:proofErr w:type="spellEnd"/>
      <w:r>
        <w:t xml:space="preserve"> F, </w:t>
      </w:r>
      <w:proofErr w:type="spellStart"/>
      <w:r>
        <w:t>Affum-Baffoe</w:t>
      </w:r>
      <w:proofErr w:type="spellEnd"/>
      <w:r>
        <w:t xml:space="preserve"> K, </w:t>
      </w:r>
      <w:proofErr w:type="spellStart"/>
      <w:r>
        <w:t>Aleinikov</w:t>
      </w:r>
      <w:proofErr w:type="spellEnd"/>
      <w:r>
        <w:t xml:space="preserve"> A, Alonso A, Amani C, Araujo-Murakami A, </w:t>
      </w:r>
      <w:proofErr w:type="spellStart"/>
      <w:r>
        <w:t>Armston</w:t>
      </w:r>
      <w:proofErr w:type="spellEnd"/>
      <w:r>
        <w:t xml:space="preserve"> J, Arroyo L, </w:t>
      </w:r>
      <w:proofErr w:type="spellStart"/>
      <w:r>
        <w:t>Ascarrunz</w:t>
      </w:r>
      <w:proofErr w:type="spellEnd"/>
      <w:r>
        <w:t xml:space="preserve"> N, Azevedo C, Baker T, </w:t>
      </w:r>
      <w:proofErr w:type="spellStart"/>
      <w:r>
        <w:t>Bałazy</w:t>
      </w:r>
      <w:proofErr w:type="spellEnd"/>
      <w:r>
        <w:t xml:space="preserve"> R, </w:t>
      </w:r>
      <w:proofErr w:type="spellStart"/>
      <w:r>
        <w:t>Bedeau</w:t>
      </w:r>
      <w:proofErr w:type="spellEnd"/>
      <w:r>
        <w:t xml:space="preserve"> C, Berry N, </w:t>
      </w:r>
      <w:proofErr w:type="spellStart"/>
      <w:r>
        <w:t>Bilous</w:t>
      </w:r>
      <w:proofErr w:type="spellEnd"/>
      <w:r>
        <w:t xml:space="preserve"> A M, </w:t>
      </w:r>
      <w:proofErr w:type="spellStart"/>
      <w:r>
        <w:t>Bilous</w:t>
      </w:r>
      <w:proofErr w:type="spellEnd"/>
      <w:r>
        <w:t xml:space="preserve"> S Y, </w:t>
      </w:r>
      <w:proofErr w:type="spellStart"/>
      <w:r>
        <w:t>Bissiengou</w:t>
      </w:r>
      <w:proofErr w:type="spellEnd"/>
      <w:r>
        <w:t xml:space="preserve"> P, Blanc L, </w:t>
      </w:r>
      <w:proofErr w:type="spellStart"/>
      <w:r>
        <w:t>Bobkova</w:t>
      </w:r>
      <w:proofErr w:type="spellEnd"/>
      <w:r>
        <w:t xml:space="preserve"> K S, </w:t>
      </w:r>
      <w:proofErr w:type="spellStart"/>
      <w:r>
        <w:t>Braslavskaya</w:t>
      </w:r>
      <w:proofErr w:type="spellEnd"/>
      <w:r>
        <w:t xml:space="preserve"> T, </w:t>
      </w:r>
      <w:proofErr w:type="spellStart"/>
      <w:r>
        <w:t>Brienen</w:t>
      </w:r>
      <w:proofErr w:type="spellEnd"/>
      <w:r>
        <w:t xml:space="preserve"> R, </w:t>
      </w:r>
      <w:proofErr w:type="spellStart"/>
      <w:r>
        <w:t>Burslem</w:t>
      </w:r>
      <w:proofErr w:type="spellEnd"/>
      <w:r>
        <w:t xml:space="preserve"> D F R P, Condit R, </w:t>
      </w:r>
      <w:proofErr w:type="spellStart"/>
      <w:r>
        <w:t>Cuni</w:t>
      </w:r>
      <w:proofErr w:type="spellEnd"/>
      <w:r>
        <w:t xml:space="preserve">-Sanchez A, </w:t>
      </w:r>
      <w:proofErr w:type="spellStart"/>
      <w:r>
        <w:t>Danilina</w:t>
      </w:r>
      <w:proofErr w:type="spellEnd"/>
      <w:r>
        <w:t xml:space="preserve"> D, Torres D del C, </w:t>
      </w:r>
      <w:proofErr w:type="spellStart"/>
      <w:r>
        <w:t>Derroire</w:t>
      </w:r>
      <w:proofErr w:type="spellEnd"/>
      <w:r>
        <w:t xml:space="preserve"> G, </w:t>
      </w:r>
      <w:proofErr w:type="spellStart"/>
      <w:r>
        <w:t>Descroix</w:t>
      </w:r>
      <w:proofErr w:type="spellEnd"/>
      <w:r>
        <w:t xml:space="preserve"> L, </w:t>
      </w:r>
      <w:proofErr w:type="spellStart"/>
      <w:r>
        <w:t>Sotta</w:t>
      </w:r>
      <w:proofErr w:type="spellEnd"/>
      <w:r>
        <w:t xml:space="preserve"> E D, </w:t>
      </w:r>
      <w:proofErr w:type="spellStart"/>
      <w:r>
        <w:t>d’Oliveira</w:t>
      </w:r>
      <w:proofErr w:type="spellEnd"/>
      <w:r>
        <w:t xml:space="preserve"> M V N, </w:t>
      </w:r>
      <w:proofErr w:type="spellStart"/>
      <w:r>
        <w:t>Dresel</w:t>
      </w:r>
      <w:proofErr w:type="spellEnd"/>
      <w:r>
        <w:t xml:space="preserve"> C, Erwin T, </w:t>
      </w:r>
      <w:proofErr w:type="spellStart"/>
      <w:r>
        <w:t>Evdokimenko</w:t>
      </w:r>
      <w:proofErr w:type="spellEnd"/>
      <w:r>
        <w:t xml:space="preserve"> M D, Falck J, </w:t>
      </w:r>
      <w:proofErr w:type="spellStart"/>
      <w:r>
        <w:t>Feldpausch</w:t>
      </w:r>
      <w:proofErr w:type="spellEnd"/>
      <w:r>
        <w:t xml:space="preserve"> T R, </w:t>
      </w:r>
      <w:proofErr w:type="spellStart"/>
      <w:r>
        <w:t>Foli</w:t>
      </w:r>
      <w:proofErr w:type="spellEnd"/>
      <w:r>
        <w:t xml:space="preserve"> E G, Foster R, Fritz S, Garcia-Abril A D, </w:t>
      </w:r>
      <w:proofErr w:type="spellStart"/>
      <w:r>
        <w:t>Gornov</w:t>
      </w:r>
      <w:proofErr w:type="spellEnd"/>
      <w:r>
        <w:t xml:space="preserve"> A, </w:t>
      </w:r>
      <w:proofErr w:type="spellStart"/>
      <w:r>
        <w:t>Gornova</w:t>
      </w:r>
      <w:proofErr w:type="spellEnd"/>
      <w:r>
        <w:t xml:space="preserve"> M, </w:t>
      </w:r>
      <w:proofErr w:type="spellStart"/>
      <w:r>
        <w:t>Gothard-Bassébé</w:t>
      </w:r>
      <w:proofErr w:type="spellEnd"/>
      <w:r>
        <w:t xml:space="preserve"> E, </w:t>
      </w:r>
      <w:proofErr w:type="spellStart"/>
      <w:r>
        <w:t>Gourlet</w:t>
      </w:r>
      <w:proofErr w:type="spellEnd"/>
      <w:r>
        <w:t xml:space="preserve">-Fleury S, Guedes M, Hamer K C, </w:t>
      </w:r>
      <w:proofErr w:type="spellStart"/>
      <w:r>
        <w:t>Susanty</w:t>
      </w:r>
      <w:proofErr w:type="spellEnd"/>
      <w:r>
        <w:t xml:space="preserve"> F H, Higuchi N, Coronado E N H, </w:t>
      </w:r>
      <w:proofErr w:type="spellStart"/>
      <w:r>
        <w:t>Hubau</w:t>
      </w:r>
      <w:proofErr w:type="spellEnd"/>
      <w:r>
        <w:t xml:space="preserve"> W, Hubbell S, </w:t>
      </w:r>
      <w:proofErr w:type="spellStart"/>
      <w:r>
        <w:t>Ilstedt</w:t>
      </w:r>
      <w:proofErr w:type="spellEnd"/>
      <w:r>
        <w:t xml:space="preserve"> U, Ivanov V </w:t>
      </w:r>
      <w:proofErr w:type="spellStart"/>
      <w:r>
        <w:t>V</w:t>
      </w:r>
      <w:proofErr w:type="spellEnd"/>
      <w:r>
        <w:t xml:space="preserve">, </w:t>
      </w:r>
      <w:proofErr w:type="spellStart"/>
      <w:r>
        <w:t>Kanashiro</w:t>
      </w:r>
      <w:proofErr w:type="spellEnd"/>
      <w:r>
        <w:t xml:space="preserve"> M, Karlsson A, </w:t>
      </w:r>
      <w:proofErr w:type="spellStart"/>
      <w:r>
        <w:t>Karminov</w:t>
      </w:r>
      <w:proofErr w:type="spellEnd"/>
      <w:r>
        <w:t xml:space="preserve"> V N, Killeen T, </w:t>
      </w:r>
      <w:proofErr w:type="spellStart"/>
      <w:r>
        <w:t>Koffi</w:t>
      </w:r>
      <w:proofErr w:type="spellEnd"/>
      <w:r>
        <w:t xml:space="preserve"> J-C K, </w:t>
      </w:r>
      <w:proofErr w:type="spellStart"/>
      <w:r>
        <w:t>Konovalova</w:t>
      </w:r>
      <w:proofErr w:type="spellEnd"/>
      <w:r>
        <w:t xml:space="preserve"> M, </w:t>
      </w:r>
      <w:proofErr w:type="spellStart"/>
      <w:r>
        <w:t>Kraxner</w:t>
      </w:r>
      <w:proofErr w:type="spellEnd"/>
      <w:r>
        <w:t xml:space="preserve"> F, </w:t>
      </w:r>
      <w:proofErr w:type="spellStart"/>
      <w:r>
        <w:t>Krejza</w:t>
      </w:r>
      <w:proofErr w:type="spellEnd"/>
      <w:r>
        <w:t xml:space="preserve"> J, </w:t>
      </w:r>
      <w:proofErr w:type="spellStart"/>
      <w:r>
        <w:t>Krisnawati</w:t>
      </w:r>
      <w:proofErr w:type="spellEnd"/>
      <w:r>
        <w:t xml:space="preserve"> H, </w:t>
      </w:r>
      <w:proofErr w:type="spellStart"/>
      <w:r>
        <w:t>Krivobokov</w:t>
      </w:r>
      <w:proofErr w:type="spellEnd"/>
      <w:r>
        <w:t xml:space="preserve"> L V, </w:t>
      </w:r>
      <w:proofErr w:type="spellStart"/>
      <w:r>
        <w:t>Kuznetsov</w:t>
      </w:r>
      <w:proofErr w:type="spellEnd"/>
      <w:r>
        <w:t xml:space="preserve"> M A, </w:t>
      </w:r>
      <w:proofErr w:type="spellStart"/>
      <w:r>
        <w:t>Lakyda</w:t>
      </w:r>
      <w:proofErr w:type="spellEnd"/>
      <w:r>
        <w:t xml:space="preserve"> I, </w:t>
      </w:r>
      <w:proofErr w:type="spellStart"/>
      <w:r>
        <w:t>Lakyda</w:t>
      </w:r>
      <w:proofErr w:type="spellEnd"/>
      <w:r>
        <w:t xml:space="preserve"> P I, </w:t>
      </w:r>
      <w:proofErr w:type="spellStart"/>
      <w:r>
        <w:t>Licona</w:t>
      </w:r>
      <w:proofErr w:type="spellEnd"/>
      <w:r>
        <w:t xml:space="preserve"> J C, Lucas R M, </w:t>
      </w:r>
      <w:proofErr w:type="spellStart"/>
      <w:r>
        <w:t>Lukina</w:t>
      </w:r>
      <w:proofErr w:type="spellEnd"/>
      <w:r>
        <w:t xml:space="preserve"> N, </w:t>
      </w:r>
      <w:proofErr w:type="spellStart"/>
      <w:r>
        <w:t>Lussetti</w:t>
      </w:r>
      <w:proofErr w:type="spellEnd"/>
      <w:r>
        <w:t xml:space="preserve"> D, </w:t>
      </w:r>
      <w:proofErr w:type="spellStart"/>
      <w:r>
        <w:t>Malhi</w:t>
      </w:r>
      <w:proofErr w:type="spellEnd"/>
      <w:r>
        <w:t xml:space="preserve"> Y, </w:t>
      </w:r>
      <w:proofErr w:type="spellStart"/>
      <w:r>
        <w:t>Manzanera</w:t>
      </w:r>
      <w:proofErr w:type="spellEnd"/>
      <w:r>
        <w:t xml:space="preserve"> J A, </w:t>
      </w:r>
      <w:proofErr w:type="spellStart"/>
      <w:r>
        <w:t>Marimon</w:t>
      </w:r>
      <w:proofErr w:type="spellEnd"/>
      <w:r>
        <w:t xml:space="preserve"> B, Junior B H M, Martinez R V, </w:t>
      </w:r>
      <w:proofErr w:type="spellStart"/>
      <w:r>
        <w:t>Martynenko</w:t>
      </w:r>
      <w:proofErr w:type="spellEnd"/>
      <w:r>
        <w:t xml:space="preserve"> O V, </w:t>
      </w:r>
      <w:proofErr w:type="spellStart"/>
      <w:r>
        <w:t>Matsala</w:t>
      </w:r>
      <w:proofErr w:type="spellEnd"/>
      <w:r>
        <w:t xml:space="preserve"> M, </w:t>
      </w:r>
      <w:proofErr w:type="spellStart"/>
      <w:r>
        <w:t>Matyashuk</w:t>
      </w:r>
      <w:proofErr w:type="spellEnd"/>
      <w:r>
        <w:t xml:space="preserve"> R K, Mazzei L, </w:t>
      </w:r>
      <w:proofErr w:type="spellStart"/>
      <w:r>
        <w:t>Memiaghe</w:t>
      </w:r>
      <w:proofErr w:type="spellEnd"/>
      <w:r>
        <w:t xml:space="preserve"> H, Mendoza C, Mendoza A M, </w:t>
      </w:r>
      <w:proofErr w:type="spellStart"/>
      <w:r>
        <w:t>Moroziuk</w:t>
      </w:r>
      <w:proofErr w:type="spellEnd"/>
      <w:r>
        <w:t xml:space="preserve"> O V, </w:t>
      </w:r>
      <w:proofErr w:type="spellStart"/>
      <w:r>
        <w:t>Mukhortova</w:t>
      </w:r>
      <w:proofErr w:type="spellEnd"/>
      <w:r>
        <w:t xml:space="preserve"> L, Musa S, Nazimova D I, Okuda T, Oliveira L C, et al 2019 The Forest </w:t>
      </w:r>
      <w:r>
        <w:lastRenderedPageBreak/>
        <w:t xml:space="preserve">Observation System, building a global reference dataset for remote sensing of forest biomass </w:t>
      </w:r>
      <w:r>
        <w:rPr>
          <w:i/>
          <w:iCs/>
        </w:rPr>
        <w:t>Scientific Data</w:t>
      </w:r>
      <w:r>
        <w:t xml:space="preserve"> </w:t>
      </w:r>
      <w:r>
        <w:rPr>
          <w:b/>
          <w:bCs/>
        </w:rPr>
        <w:t>6</w:t>
      </w:r>
      <w:r>
        <w:t xml:space="preserve"> 1–1</w:t>
      </w:r>
    </w:p>
    <w:p w14:paraId="43B65E53" w14:textId="77777777" w:rsidR="00E16356" w:rsidRDefault="00AF1D8C">
      <w:pPr>
        <w:pStyle w:val="Bibliography"/>
      </w:pPr>
      <w:bookmarkStart w:id="551" w:name="ref-schimel_neon_2007"/>
      <w:bookmarkEnd w:id="550"/>
      <w:r>
        <w:t xml:space="preserve">Schimel D, Hargrove W, Hoffman F and </w:t>
      </w:r>
      <w:proofErr w:type="spellStart"/>
      <w:r>
        <w:t>MacMahon</w:t>
      </w:r>
      <w:proofErr w:type="spellEnd"/>
      <w:r>
        <w:t xml:space="preserve"> J 2007 NEON: A hierarchically designed national ecological network </w:t>
      </w:r>
      <w:r>
        <w:rPr>
          <w:i/>
          <w:iCs/>
        </w:rPr>
        <w:t>Frontiers in Ecology and the Environment</w:t>
      </w:r>
      <w:r>
        <w:t xml:space="preserve"> </w:t>
      </w:r>
      <w:r>
        <w:rPr>
          <w:b/>
          <w:bCs/>
        </w:rPr>
        <w:t>5</w:t>
      </w:r>
      <w:r>
        <w:t xml:space="preserve"> 59–9</w:t>
      </w:r>
    </w:p>
    <w:p w14:paraId="464D784F" w14:textId="77777777" w:rsidR="00E16356" w:rsidRDefault="00AF1D8C">
      <w:pPr>
        <w:pStyle w:val="Bibliography"/>
      </w:pPr>
      <w:bookmarkStart w:id="552" w:name="ref-schimel_effect_2015"/>
      <w:bookmarkEnd w:id="551"/>
      <w:r>
        <w:t xml:space="preserve">Schimel D, Stephens B </w:t>
      </w:r>
      <w:proofErr w:type="spellStart"/>
      <w:r>
        <w:t>B</w:t>
      </w:r>
      <w:proofErr w:type="spellEnd"/>
      <w:r>
        <w:t xml:space="preserve"> and Fisher J B 2015 Effect of increasing CO </w:t>
      </w:r>
      <w:r>
        <w:rPr>
          <w:vertAlign w:val="subscript"/>
        </w:rPr>
        <w:t>2</w:t>
      </w:r>
      <w:r>
        <w:t xml:space="preserve"> on the terrestrial carbon cycle </w:t>
      </w:r>
      <w:r>
        <w:rPr>
          <w:i/>
          <w:iCs/>
        </w:rPr>
        <w:t>Proceedings of the National Academy of Sciences</w:t>
      </w:r>
      <w:r>
        <w:t xml:space="preserve"> </w:t>
      </w:r>
      <w:r>
        <w:rPr>
          <w:b/>
          <w:bCs/>
        </w:rPr>
        <w:t>112</w:t>
      </w:r>
      <w:r>
        <w:t xml:space="preserve"> 436–41</w:t>
      </w:r>
    </w:p>
    <w:p w14:paraId="250D4698" w14:textId="77777777" w:rsidR="00E16356" w:rsidRDefault="00AF1D8C">
      <w:pPr>
        <w:pStyle w:val="Bibliography"/>
      </w:pPr>
      <w:bookmarkStart w:id="553" w:name="ref-sist_tropical_2015"/>
      <w:bookmarkEnd w:id="552"/>
      <w:r>
        <w:t xml:space="preserve">Sist P, </w:t>
      </w:r>
      <w:proofErr w:type="spellStart"/>
      <w:r>
        <w:t>Rutishauser</w:t>
      </w:r>
      <w:proofErr w:type="spellEnd"/>
      <w:r>
        <w:t xml:space="preserve"> E, Peña-Claros M, </w:t>
      </w:r>
      <w:proofErr w:type="spellStart"/>
      <w:r>
        <w:t>Shenkin</w:t>
      </w:r>
      <w:proofErr w:type="spellEnd"/>
      <w:r>
        <w:t xml:space="preserve"> A, </w:t>
      </w:r>
      <w:proofErr w:type="spellStart"/>
      <w:r>
        <w:t>Hérault</w:t>
      </w:r>
      <w:proofErr w:type="spellEnd"/>
      <w:r>
        <w:t xml:space="preserve"> B, Blanc L, </w:t>
      </w:r>
      <w:proofErr w:type="spellStart"/>
      <w:r>
        <w:t>Baraloto</w:t>
      </w:r>
      <w:proofErr w:type="spellEnd"/>
      <w:r>
        <w:t xml:space="preserve"> C, Baya F, </w:t>
      </w:r>
      <w:proofErr w:type="spellStart"/>
      <w:r>
        <w:t>Benedet</w:t>
      </w:r>
      <w:proofErr w:type="spellEnd"/>
      <w:r>
        <w:t xml:space="preserve"> F, Silva K E </w:t>
      </w:r>
      <w:proofErr w:type="spellStart"/>
      <w:r>
        <w:t>da</w:t>
      </w:r>
      <w:proofErr w:type="spellEnd"/>
      <w:r>
        <w:t xml:space="preserve">, </w:t>
      </w:r>
      <w:proofErr w:type="spellStart"/>
      <w:r>
        <w:t>Descroix</w:t>
      </w:r>
      <w:proofErr w:type="spellEnd"/>
      <w:r>
        <w:t xml:space="preserve"> L, Ferreira J N, </w:t>
      </w:r>
      <w:proofErr w:type="spellStart"/>
      <w:r>
        <w:t>Gourlet</w:t>
      </w:r>
      <w:proofErr w:type="spellEnd"/>
      <w:r>
        <w:t xml:space="preserve">-Fleury S, Guedes M C, Harun I B, </w:t>
      </w:r>
      <w:proofErr w:type="spellStart"/>
      <w:r>
        <w:t>Jalonen</w:t>
      </w:r>
      <w:proofErr w:type="spellEnd"/>
      <w:r>
        <w:t xml:space="preserve"> R, </w:t>
      </w:r>
      <w:proofErr w:type="spellStart"/>
      <w:r>
        <w:t>Kanashiro</w:t>
      </w:r>
      <w:proofErr w:type="spellEnd"/>
      <w:r>
        <w:t xml:space="preserve"> M, </w:t>
      </w:r>
      <w:proofErr w:type="spellStart"/>
      <w:r>
        <w:t>Krisnawati</w:t>
      </w:r>
      <w:proofErr w:type="spellEnd"/>
      <w:r>
        <w:t xml:space="preserve"> H, Kshatriya M, Lincoln P, Mazzei L, </w:t>
      </w:r>
      <w:proofErr w:type="spellStart"/>
      <w:r>
        <w:t>Medjibé</w:t>
      </w:r>
      <w:proofErr w:type="spellEnd"/>
      <w:r>
        <w:t xml:space="preserve"> V, Nasi R, </w:t>
      </w:r>
      <w:proofErr w:type="spellStart"/>
      <w:r>
        <w:t>d’Oliveira</w:t>
      </w:r>
      <w:proofErr w:type="spellEnd"/>
      <w:r>
        <w:t xml:space="preserve"> M V N, Oliveira L C de, Picard N, Pietsch S, Pinard M, </w:t>
      </w:r>
      <w:proofErr w:type="spellStart"/>
      <w:r>
        <w:t>Priyadi</w:t>
      </w:r>
      <w:proofErr w:type="spellEnd"/>
      <w:r>
        <w:t xml:space="preserve"> H, Putz F E, Rodney K, Rossi V, </w:t>
      </w:r>
      <w:proofErr w:type="spellStart"/>
      <w:r>
        <w:t>Roopsind</w:t>
      </w:r>
      <w:proofErr w:type="spellEnd"/>
      <w:r>
        <w:t xml:space="preserve"> A, </w:t>
      </w:r>
      <w:proofErr w:type="spellStart"/>
      <w:r>
        <w:t>Ruschel</w:t>
      </w:r>
      <w:proofErr w:type="spellEnd"/>
      <w:r>
        <w:t xml:space="preserve"> A R, Shari N H Z, Souza C R de, </w:t>
      </w:r>
      <w:proofErr w:type="spellStart"/>
      <w:r>
        <w:t>Susanty</w:t>
      </w:r>
      <w:proofErr w:type="spellEnd"/>
      <w:r>
        <w:t xml:space="preserve"> F H, </w:t>
      </w:r>
      <w:proofErr w:type="spellStart"/>
      <w:r>
        <w:t>Sotta</w:t>
      </w:r>
      <w:proofErr w:type="spellEnd"/>
      <w:r>
        <w:t xml:space="preserve"> E D, Toledo M, Vidal E, West T A P, </w:t>
      </w:r>
      <w:proofErr w:type="spellStart"/>
      <w:r>
        <w:t>Wortel</w:t>
      </w:r>
      <w:proofErr w:type="spellEnd"/>
      <w:r>
        <w:t xml:space="preserve"> V and Yamada T 2015 The Tropical managed Forests Observatory: A research network addressing the future of tropical logged forests </w:t>
      </w:r>
      <w:r>
        <w:rPr>
          <w:i/>
          <w:iCs/>
        </w:rPr>
        <w:t>Applied Vegetation Science</w:t>
      </w:r>
      <w:r>
        <w:t xml:space="preserve"> </w:t>
      </w:r>
      <w:r>
        <w:rPr>
          <w:b/>
          <w:bCs/>
        </w:rPr>
        <w:t>18</w:t>
      </w:r>
      <w:r>
        <w:t xml:space="preserve"> 171–4</w:t>
      </w:r>
    </w:p>
    <w:p w14:paraId="0959EB2C" w14:textId="77777777" w:rsidR="00E16356" w:rsidRDefault="00AF1D8C">
      <w:pPr>
        <w:pStyle w:val="Bibliography"/>
      </w:pPr>
      <w:bookmarkStart w:id="554" w:name="ref-smith_evidence_2019"/>
      <w:bookmarkEnd w:id="553"/>
      <w:r>
        <w:t xml:space="preserve">Smith I </w:t>
      </w:r>
      <w:proofErr w:type="gramStart"/>
      <w:r>
        <w:t>A</w:t>
      </w:r>
      <w:proofErr w:type="gramEnd"/>
      <w:r>
        <w:t xml:space="preserve">, </w:t>
      </w:r>
      <w:proofErr w:type="spellStart"/>
      <w:r>
        <w:t>Hutyra</w:t>
      </w:r>
      <w:proofErr w:type="spellEnd"/>
      <w:r>
        <w:t xml:space="preserve"> L R, </w:t>
      </w:r>
      <w:proofErr w:type="spellStart"/>
      <w:r>
        <w:t>Reinmann</w:t>
      </w:r>
      <w:proofErr w:type="spellEnd"/>
      <w:r>
        <w:t xml:space="preserve"> A B, Thompson J R and Allen D W 2019 Evidence for Edge Enhancements of Soil Respiration in Temperate Forests </w:t>
      </w:r>
      <w:r>
        <w:rPr>
          <w:i/>
          <w:iCs/>
        </w:rPr>
        <w:t>Geophysical Research Letters</w:t>
      </w:r>
      <w:r>
        <w:t xml:space="preserve"> </w:t>
      </w:r>
      <w:r>
        <w:rPr>
          <w:b/>
          <w:bCs/>
        </w:rPr>
        <w:t>46</w:t>
      </w:r>
      <w:r>
        <w:t xml:space="preserve"> 4278–87</w:t>
      </w:r>
    </w:p>
    <w:p w14:paraId="599FA211" w14:textId="77777777" w:rsidR="00E16356" w:rsidRDefault="00AF1D8C">
      <w:pPr>
        <w:pStyle w:val="Bibliography"/>
      </w:pPr>
      <w:bookmarkStart w:id="555" w:name="ref-smithwick_potential_2002"/>
      <w:bookmarkEnd w:id="554"/>
      <w:r>
        <w:t xml:space="preserve">Smithwick E A H, Harmon M E, </w:t>
      </w:r>
      <w:proofErr w:type="spellStart"/>
      <w:r>
        <w:t>Remillard</w:t>
      </w:r>
      <w:proofErr w:type="spellEnd"/>
      <w:r>
        <w:t xml:space="preserve"> S M, Acker S A and Franklin J F 2002 Potential upper bounds of carbon stores in forests of the Pacific Northwest </w:t>
      </w:r>
      <w:r>
        <w:rPr>
          <w:i/>
          <w:iCs/>
        </w:rPr>
        <w:t>Ecological Applications</w:t>
      </w:r>
      <w:r>
        <w:t xml:space="preserve"> </w:t>
      </w:r>
      <w:r>
        <w:rPr>
          <w:b/>
          <w:bCs/>
        </w:rPr>
        <w:t>12</w:t>
      </w:r>
      <w:r>
        <w:t xml:space="preserve"> 1303–17</w:t>
      </w:r>
    </w:p>
    <w:p w14:paraId="5C195106" w14:textId="77777777" w:rsidR="00E16356" w:rsidRDefault="00AF1D8C">
      <w:pPr>
        <w:pStyle w:val="Bibliography"/>
      </w:pPr>
      <w:bookmarkStart w:id="556" w:name="ref-song_metaanalysis_2019"/>
      <w:bookmarkEnd w:id="555"/>
      <w:r>
        <w:t xml:space="preserve">Song J, Wan S, Piao S, Knapp A K, Classen A T, </w:t>
      </w:r>
      <w:proofErr w:type="spellStart"/>
      <w:r>
        <w:t>Vicca</w:t>
      </w:r>
      <w:proofErr w:type="spellEnd"/>
      <w:r>
        <w:t xml:space="preserve"> S, </w:t>
      </w:r>
      <w:proofErr w:type="spellStart"/>
      <w:r>
        <w:t>Ciais</w:t>
      </w:r>
      <w:proofErr w:type="spellEnd"/>
      <w:r>
        <w:t xml:space="preserve"> P, </w:t>
      </w:r>
      <w:proofErr w:type="spellStart"/>
      <w:r>
        <w:t>Hovenden</w:t>
      </w:r>
      <w:proofErr w:type="spellEnd"/>
      <w:r>
        <w:t xml:space="preserve"> M J, Leuzinger S, </w:t>
      </w:r>
      <w:proofErr w:type="spellStart"/>
      <w:r>
        <w:t>Beier</w:t>
      </w:r>
      <w:proofErr w:type="spellEnd"/>
      <w:r>
        <w:t xml:space="preserve"> C, </w:t>
      </w:r>
      <w:proofErr w:type="spellStart"/>
      <w:r>
        <w:t>Kardol</w:t>
      </w:r>
      <w:proofErr w:type="spellEnd"/>
      <w:r>
        <w:t xml:space="preserve"> P, Xia J, Liu Q, Ru J, Zhou Z, Luo Y, Guo D, Adam Langley J, </w:t>
      </w:r>
      <w:proofErr w:type="spellStart"/>
      <w:r>
        <w:t>Zscheischler</w:t>
      </w:r>
      <w:proofErr w:type="spellEnd"/>
      <w:r>
        <w:t xml:space="preserve"> J, Dukes J S, Tang J, Chen J, </w:t>
      </w:r>
      <w:proofErr w:type="spellStart"/>
      <w:r>
        <w:t>Hofmockel</w:t>
      </w:r>
      <w:proofErr w:type="spellEnd"/>
      <w:r>
        <w:t xml:space="preserve"> K S, </w:t>
      </w:r>
      <w:proofErr w:type="spellStart"/>
      <w:r>
        <w:t>Kueppers</w:t>
      </w:r>
      <w:proofErr w:type="spellEnd"/>
      <w:r>
        <w:t xml:space="preserve"> L M, </w:t>
      </w:r>
      <w:proofErr w:type="spellStart"/>
      <w:r>
        <w:t>Rustad</w:t>
      </w:r>
      <w:proofErr w:type="spellEnd"/>
      <w:r>
        <w:t xml:space="preserve"> L, Liu L, Smith M D, </w:t>
      </w:r>
      <w:proofErr w:type="spellStart"/>
      <w:r>
        <w:t>Templer</w:t>
      </w:r>
      <w:proofErr w:type="spellEnd"/>
      <w:r>
        <w:t xml:space="preserve"> P H, Quinn Thomas R, Norby R J, Phillips R P, </w:t>
      </w:r>
      <w:proofErr w:type="spellStart"/>
      <w:r>
        <w:t>Niu</w:t>
      </w:r>
      <w:proofErr w:type="spellEnd"/>
      <w:r>
        <w:t xml:space="preserve"> S, </w:t>
      </w:r>
      <w:proofErr w:type="spellStart"/>
      <w:r>
        <w:t>Fatichi</w:t>
      </w:r>
      <w:proofErr w:type="spellEnd"/>
      <w:r>
        <w:t xml:space="preserve"> S, Wang Y, Shao P, Han H, Wang D, Lei L, Wang J, Li X, Zhang Q, Li X, </w:t>
      </w:r>
      <w:proofErr w:type="spellStart"/>
      <w:r>
        <w:t>Su</w:t>
      </w:r>
      <w:proofErr w:type="spellEnd"/>
      <w:r>
        <w:t xml:space="preserve"> F, Liu B, Yang F, Ma G, Li G, Liu Y, Liu Y, Yang Z, Zhang K, Miao Y, Hu M, Yan C, Zhang A, Zhong M, Hui Y, Li Y and Zheng M 2019 A meta-analysis of 1,119 manipulative experiments on terrestrial carbon-cycling responses to global change </w:t>
      </w:r>
      <w:r>
        <w:rPr>
          <w:i/>
          <w:iCs/>
        </w:rPr>
        <w:t>Nature Ecology &amp; Evolution</w:t>
      </w:r>
      <w:r>
        <w:t xml:space="preserve"> </w:t>
      </w:r>
      <w:r>
        <w:rPr>
          <w:b/>
          <w:bCs/>
        </w:rPr>
        <w:t>3</w:t>
      </w:r>
      <w:r>
        <w:t xml:space="preserve"> 1309–20</w:t>
      </w:r>
    </w:p>
    <w:p w14:paraId="52462DC4" w14:textId="77777777" w:rsidR="00E16356" w:rsidRDefault="00AF1D8C">
      <w:pPr>
        <w:pStyle w:val="Bibliography"/>
      </w:pPr>
      <w:bookmarkStart w:id="557" w:name="ref-song_global_2018"/>
      <w:bookmarkEnd w:id="556"/>
      <w:r>
        <w:t xml:space="preserve">Song X-P, Hansen M C, Stehman S V, </w:t>
      </w:r>
      <w:proofErr w:type="spellStart"/>
      <w:r>
        <w:t>Potapov</w:t>
      </w:r>
      <w:proofErr w:type="spellEnd"/>
      <w:r>
        <w:t xml:space="preserve"> P V, </w:t>
      </w:r>
      <w:proofErr w:type="spellStart"/>
      <w:r>
        <w:t>Tyukavina</w:t>
      </w:r>
      <w:proofErr w:type="spellEnd"/>
      <w:r>
        <w:t xml:space="preserve"> A, </w:t>
      </w:r>
      <w:proofErr w:type="spellStart"/>
      <w:r>
        <w:t>Vermote</w:t>
      </w:r>
      <w:proofErr w:type="spellEnd"/>
      <w:r>
        <w:t xml:space="preserve"> E F and Townshend J R 2018 Global land change from 1982 to 2016 </w:t>
      </w:r>
      <w:r>
        <w:rPr>
          <w:i/>
          <w:iCs/>
        </w:rPr>
        <w:t>Nature</w:t>
      </w:r>
      <w:r>
        <w:t xml:space="preserve"> </w:t>
      </w:r>
      <w:r>
        <w:rPr>
          <w:b/>
          <w:bCs/>
        </w:rPr>
        <w:t>560</w:t>
      </w:r>
      <w:r>
        <w:t xml:space="preserve"> 639–43</w:t>
      </w:r>
    </w:p>
    <w:p w14:paraId="6956A931" w14:textId="77777777" w:rsidR="00E16356" w:rsidRDefault="00AF1D8C">
      <w:pPr>
        <w:pStyle w:val="Bibliography"/>
      </w:pPr>
      <w:bookmarkStart w:id="558" w:name="ref-spawn_harmonized_2020"/>
      <w:bookmarkEnd w:id="557"/>
      <w:r>
        <w:t xml:space="preserve">Spawn S A, Sullivan C </w:t>
      </w:r>
      <w:proofErr w:type="spellStart"/>
      <w:r>
        <w:t>C</w:t>
      </w:r>
      <w:proofErr w:type="spellEnd"/>
      <w:r>
        <w:t xml:space="preserve">, Lark T J and Gibbs H K 2020 Harmonized global maps of above and belowground biomass carbon density in the year 2010 </w:t>
      </w:r>
      <w:r>
        <w:rPr>
          <w:i/>
          <w:iCs/>
        </w:rPr>
        <w:t>Scientific Data</w:t>
      </w:r>
      <w:r>
        <w:t xml:space="preserve"> </w:t>
      </w:r>
      <w:r>
        <w:rPr>
          <w:b/>
          <w:bCs/>
        </w:rPr>
        <w:t>7</w:t>
      </w:r>
      <w:r>
        <w:t xml:space="preserve"> 112</w:t>
      </w:r>
    </w:p>
    <w:p w14:paraId="3CA5B9B5" w14:textId="77777777" w:rsidR="00E16356" w:rsidRDefault="00AF1D8C">
      <w:pPr>
        <w:pStyle w:val="Bibliography"/>
      </w:pPr>
      <w:bookmarkStart w:id="559" w:name="ref-stoy_datadriven_2013"/>
      <w:bookmarkEnd w:id="558"/>
      <w:proofErr w:type="spellStart"/>
      <w:r>
        <w:t>Stoy</w:t>
      </w:r>
      <w:proofErr w:type="spellEnd"/>
      <w:r>
        <w:t xml:space="preserve"> P C, </w:t>
      </w:r>
      <w:proofErr w:type="spellStart"/>
      <w:r>
        <w:t>Mauder</w:t>
      </w:r>
      <w:proofErr w:type="spellEnd"/>
      <w:r>
        <w:t xml:space="preserve"> M, </w:t>
      </w:r>
      <w:proofErr w:type="spellStart"/>
      <w:r>
        <w:t>Foken</w:t>
      </w:r>
      <w:proofErr w:type="spellEnd"/>
      <w:r>
        <w:t xml:space="preserve"> T, </w:t>
      </w:r>
      <w:proofErr w:type="spellStart"/>
      <w:r>
        <w:t>Marcolla</w:t>
      </w:r>
      <w:proofErr w:type="spellEnd"/>
      <w:r>
        <w:t xml:space="preserve"> B, </w:t>
      </w:r>
      <w:proofErr w:type="spellStart"/>
      <w:r>
        <w:t>Boegh</w:t>
      </w:r>
      <w:proofErr w:type="spellEnd"/>
      <w:r>
        <w:t xml:space="preserve"> E, </w:t>
      </w:r>
      <w:proofErr w:type="spellStart"/>
      <w:r>
        <w:t>Ibrom</w:t>
      </w:r>
      <w:proofErr w:type="spellEnd"/>
      <w:r>
        <w:t xml:space="preserve"> A, Arain M A, </w:t>
      </w:r>
      <w:proofErr w:type="spellStart"/>
      <w:r>
        <w:t>Arneth</w:t>
      </w:r>
      <w:proofErr w:type="spellEnd"/>
      <w:r>
        <w:t xml:space="preserve"> A, </w:t>
      </w:r>
      <w:proofErr w:type="spellStart"/>
      <w:r>
        <w:t>Aurela</w:t>
      </w:r>
      <w:proofErr w:type="spellEnd"/>
      <w:r>
        <w:t xml:space="preserve"> M, </w:t>
      </w:r>
      <w:proofErr w:type="spellStart"/>
      <w:r>
        <w:t>Bernhofer</w:t>
      </w:r>
      <w:proofErr w:type="spellEnd"/>
      <w:r>
        <w:t xml:space="preserve"> C, </w:t>
      </w:r>
      <w:proofErr w:type="spellStart"/>
      <w:r>
        <w:t>Cescatti</w:t>
      </w:r>
      <w:proofErr w:type="spellEnd"/>
      <w:r>
        <w:t xml:space="preserve"> A, </w:t>
      </w:r>
      <w:proofErr w:type="spellStart"/>
      <w:r>
        <w:t>Dellwik</w:t>
      </w:r>
      <w:proofErr w:type="spellEnd"/>
      <w:r>
        <w:t xml:space="preserve"> E, Duce P, </w:t>
      </w:r>
      <w:proofErr w:type="spellStart"/>
      <w:r>
        <w:t>Gianelle</w:t>
      </w:r>
      <w:proofErr w:type="spellEnd"/>
      <w:r>
        <w:t xml:space="preserve"> D, van </w:t>
      </w:r>
      <w:proofErr w:type="spellStart"/>
      <w:r>
        <w:t>Gorsel</w:t>
      </w:r>
      <w:proofErr w:type="spellEnd"/>
      <w:r>
        <w:t xml:space="preserve"> E, Kiely G, </w:t>
      </w:r>
      <w:proofErr w:type="spellStart"/>
      <w:r>
        <w:t>Knohl</w:t>
      </w:r>
      <w:proofErr w:type="spellEnd"/>
      <w:r>
        <w:t xml:space="preserve"> A, Margolis H, McCaughey H, </w:t>
      </w:r>
      <w:proofErr w:type="spellStart"/>
      <w:r>
        <w:t>Merbold</w:t>
      </w:r>
      <w:proofErr w:type="spellEnd"/>
      <w:r>
        <w:t xml:space="preserve"> L, </w:t>
      </w:r>
      <w:proofErr w:type="spellStart"/>
      <w:r>
        <w:t>Montagnani</w:t>
      </w:r>
      <w:proofErr w:type="spellEnd"/>
      <w:r>
        <w:t xml:space="preserve"> L, </w:t>
      </w:r>
      <w:proofErr w:type="spellStart"/>
      <w:r>
        <w:t>Papale</w:t>
      </w:r>
      <w:proofErr w:type="spellEnd"/>
      <w:r>
        <w:t xml:space="preserve"> D, Reichstein M, Saunders M, Serrano-Ortiz P, </w:t>
      </w:r>
      <w:proofErr w:type="spellStart"/>
      <w:r>
        <w:t>Sottocornola</w:t>
      </w:r>
      <w:proofErr w:type="spellEnd"/>
      <w:r>
        <w:t xml:space="preserve"> M, Spano D, </w:t>
      </w:r>
      <w:proofErr w:type="spellStart"/>
      <w:r>
        <w:t>Vaccari</w:t>
      </w:r>
      <w:proofErr w:type="spellEnd"/>
      <w:r>
        <w:t xml:space="preserve"> F and </w:t>
      </w:r>
      <w:proofErr w:type="spellStart"/>
      <w:r>
        <w:t>Varlagin</w:t>
      </w:r>
      <w:proofErr w:type="spellEnd"/>
      <w:r>
        <w:t xml:space="preserve"> A 2013 A data-driven analysis of energy balance closure across FLUXNET research sites: The role of landscape scale heterogeneity </w:t>
      </w:r>
      <w:r>
        <w:rPr>
          <w:i/>
          <w:iCs/>
        </w:rPr>
        <w:t>Agricultural and Forest Meteorology</w:t>
      </w:r>
      <w:r>
        <w:t xml:space="preserve"> </w:t>
      </w:r>
      <w:r>
        <w:rPr>
          <w:b/>
          <w:bCs/>
        </w:rPr>
        <w:t>171-172</w:t>
      </w:r>
      <w:r>
        <w:t xml:space="preserve"> 137–52</w:t>
      </w:r>
    </w:p>
    <w:p w14:paraId="3CD226BA" w14:textId="77777777" w:rsidR="00E16356" w:rsidRDefault="00AF1D8C">
      <w:pPr>
        <w:pStyle w:val="Bibliography"/>
      </w:pPr>
      <w:bookmarkStart w:id="560" w:name="ref-sulman_multiple_2018"/>
      <w:bookmarkEnd w:id="559"/>
      <w:proofErr w:type="spellStart"/>
      <w:r>
        <w:lastRenderedPageBreak/>
        <w:t>Sulman</w:t>
      </w:r>
      <w:proofErr w:type="spellEnd"/>
      <w:r>
        <w:t xml:space="preserve"> B N, Moore J A M, Abramoff R, Averill C, </w:t>
      </w:r>
      <w:proofErr w:type="spellStart"/>
      <w:r>
        <w:t>Kivlin</w:t>
      </w:r>
      <w:proofErr w:type="spellEnd"/>
      <w:r>
        <w:t xml:space="preserve"> S, Georgiou K, Sridhar B, Hartman M D, Wang G, </w:t>
      </w:r>
      <w:proofErr w:type="spellStart"/>
      <w:r>
        <w:t>Wieder</w:t>
      </w:r>
      <w:proofErr w:type="spellEnd"/>
      <w:r>
        <w:t xml:space="preserve"> W R, Bradford M A, Luo Y, Mayes M A, Morrison E, Riley W J, Salazar A, Schimel J P, Tang J and Classen </w:t>
      </w:r>
      <w:proofErr w:type="gramStart"/>
      <w:r>
        <w:t>A</w:t>
      </w:r>
      <w:proofErr w:type="gramEnd"/>
      <w:r>
        <w:t xml:space="preserve"> T 2018 Multiple models and experiments underscore large uncertainty in soil carbon dynamics </w:t>
      </w:r>
      <w:r>
        <w:rPr>
          <w:i/>
          <w:iCs/>
        </w:rPr>
        <w:t>Biogeochemistry</w:t>
      </w:r>
      <w:r>
        <w:t xml:space="preserve"> </w:t>
      </w:r>
      <w:r>
        <w:rPr>
          <w:b/>
          <w:bCs/>
        </w:rPr>
        <w:t>141</w:t>
      </w:r>
      <w:r>
        <w:t xml:space="preserve"> 109–23</w:t>
      </w:r>
    </w:p>
    <w:p w14:paraId="65247C78" w14:textId="77777777" w:rsidR="00E16356" w:rsidRDefault="00AF1D8C">
      <w:pPr>
        <w:pStyle w:val="Bibliography"/>
      </w:pPr>
      <w:bookmarkStart w:id="561" w:name="ref-taylor_temperature_2017"/>
      <w:bookmarkEnd w:id="560"/>
      <w:r>
        <w:t xml:space="preserve">Taylor P G, Cleveland C </w:t>
      </w:r>
      <w:proofErr w:type="spellStart"/>
      <w:r>
        <w:t>C</w:t>
      </w:r>
      <w:proofErr w:type="spellEnd"/>
      <w:r>
        <w:t xml:space="preserve">, </w:t>
      </w:r>
      <w:proofErr w:type="spellStart"/>
      <w:r>
        <w:t>Wieder</w:t>
      </w:r>
      <w:proofErr w:type="spellEnd"/>
      <w:r>
        <w:t xml:space="preserve"> W R, Sullivan B W, Doughty C E, </w:t>
      </w:r>
      <w:proofErr w:type="spellStart"/>
      <w:r>
        <w:t>Dobrowski</w:t>
      </w:r>
      <w:proofErr w:type="spellEnd"/>
      <w:r>
        <w:t xml:space="preserve"> S Z and Townsend </w:t>
      </w:r>
      <w:proofErr w:type="gramStart"/>
      <w:r>
        <w:t>A</w:t>
      </w:r>
      <w:proofErr w:type="gramEnd"/>
      <w:r>
        <w:t xml:space="preserve"> R 2017 Temperature and rainfall interact to control carbon cycling in tropical forests ed L Liu </w:t>
      </w:r>
      <w:r>
        <w:rPr>
          <w:i/>
          <w:iCs/>
        </w:rPr>
        <w:t>Ecology Letters</w:t>
      </w:r>
      <w:r>
        <w:t xml:space="preserve"> </w:t>
      </w:r>
      <w:r>
        <w:rPr>
          <w:b/>
          <w:bCs/>
        </w:rPr>
        <w:t>20</w:t>
      </w:r>
      <w:r>
        <w:t xml:space="preserve"> 779–88</w:t>
      </w:r>
    </w:p>
    <w:p w14:paraId="43C7EBB3" w14:textId="77777777" w:rsidR="00E16356" w:rsidRDefault="00AF1D8C">
      <w:pPr>
        <w:pStyle w:val="Bibliography"/>
      </w:pPr>
      <w:bookmarkStart w:id="562" w:name="ref-rcoreteam_language_2020"/>
      <w:bookmarkEnd w:id="561"/>
      <w:r>
        <w:t xml:space="preserve">Team R C 2020 </w:t>
      </w:r>
      <w:proofErr w:type="gramStart"/>
      <w:r>
        <w:t>R :</w:t>
      </w:r>
      <w:proofErr w:type="gramEnd"/>
      <w:r>
        <w:t xml:space="preserve"> A language and environment for statistical computing. R Foundation for Statistical Computing, Vienna, Austria. URL http://www.R-project.org/.</w:t>
      </w:r>
    </w:p>
    <w:p w14:paraId="67A9FF47" w14:textId="77777777" w:rsidR="00E16356" w:rsidRDefault="00AF1D8C">
      <w:pPr>
        <w:pStyle w:val="Bibliography"/>
      </w:pPr>
      <w:bookmarkStart w:id="563" w:name="ref-tubiello_carbon_2020"/>
      <w:bookmarkEnd w:id="562"/>
      <w:proofErr w:type="spellStart"/>
      <w:r>
        <w:t>Tubiello</w:t>
      </w:r>
      <w:proofErr w:type="spellEnd"/>
      <w:r>
        <w:t xml:space="preserve"> F N, </w:t>
      </w:r>
      <w:proofErr w:type="spellStart"/>
      <w:r>
        <w:t>Pekkarinen</w:t>
      </w:r>
      <w:proofErr w:type="spellEnd"/>
      <w:r>
        <w:t xml:space="preserve"> A, </w:t>
      </w:r>
      <w:proofErr w:type="spellStart"/>
      <w:r>
        <w:t>Marklund</w:t>
      </w:r>
      <w:proofErr w:type="spellEnd"/>
      <w:r>
        <w:t xml:space="preserve"> L, </w:t>
      </w:r>
      <w:proofErr w:type="spellStart"/>
      <w:r>
        <w:t>Wanner</w:t>
      </w:r>
      <w:proofErr w:type="spellEnd"/>
      <w:r>
        <w:t xml:space="preserve"> N, </w:t>
      </w:r>
      <w:proofErr w:type="spellStart"/>
      <w:r>
        <w:t>Conchedda</w:t>
      </w:r>
      <w:proofErr w:type="spellEnd"/>
      <w:r>
        <w:t xml:space="preserve"> G, Federici S, Rossi S and Grassi G 2020 Carbon Emissions and Removals by Forests: New Estimates 1990&amp;ndash;2020 </w:t>
      </w:r>
      <w:r>
        <w:rPr>
          <w:i/>
          <w:iCs/>
        </w:rPr>
        <w:t>Earth System Science Data Discussions</w:t>
      </w:r>
      <w:r>
        <w:t xml:space="preserve"> 1–21</w:t>
      </w:r>
    </w:p>
    <w:p w14:paraId="7FB32B0B" w14:textId="77777777" w:rsidR="00E16356" w:rsidRDefault="00AF1D8C">
      <w:pPr>
        <w:pStyle w:val="Bibliography"/>
      </w:pPr>
      <w:bookmarkStart w:id="564" w:name="ref-vargas_biomass_2008"/>
      <w:bookmarkEnd w:id="563"/>
      <w:r>
        <w:t xml:space="preserve">Vargas R, Allen M F and Allen E B 2008 Biomass and carbon accumulation in a fire </w:t>
      </w:r>
      <w:proofErr w:type="spellStart"/>
      <w:r>
        <w:t>chronosequence</w:t>
      </w:r>
      <w:proofErr w:type="spellEnd"/>
      <w:r>
        <w:t xml:space="preserve"> of a seasonally dry tropical forest </w:t>
      </w:r>
      <w:r>
        <w:rPr>
          <w:i/>
          <w:iCs/>
        </w:rPr>
        <w:t>Global Change Biology</w:t>
      </w:r>
      <w:r>
        <w:t xml:space="preserve"> </w:t>
      </w:r>
      <w:r>
        <w:rPr>
          <w:b/>
          <w:bCs/>
        </w:rPr>
        <w:t>14</w:t>
      </w:r>
      <w:r>
        <w:t xml:space="preserve"> 109–24</w:t>
      </w:r>
    </w:p>
    <w:p w14:paraId="1787468D" w14:textId="77777777" w:rsidR="00E16356" w:rsidRDefault="00AF1D8C">
      <w:pPr>
        <w:pStyle w:val="Bibliography"/>
      </w:pPr>
      <w:bookmarkStart w:id="565" w:name="ref-wang_golumcnp_2018"/>
      <w:bookmarkEnd w:id="564"/>
      <w:r>
        <w:t xml:space="preserve">Wang Y, </w:t>
      </w:r>
      <w:proofErr w:type="spellStart"/>
      <w:r>
        <w:t>Ciais</w:t>
      </w:r>
      <w:proofErr w:type="spellEnd"/>
      <w:r>
        <w:t xml:space="preserve"> P, </w:t>
      </w:r>
      <w:proofErr w:type="spellStart"/>
      <w:r>
        <w:t>Goll</w:t>
      </w:r>
      <w:proofErr w:type="spellEnd"/>
      <w:r>
        <w:t xml:space="preserve"> D, Huang Y, Luo Y, Wang Y-P, Bloom A </w:t>
      </w:r>
      <w:proofErr w:type="spellStart"/>
      <w:r>
        <w:t>A</w:t>
      </w:r>
      <w:proofErr w:type="spellEnd"/>
      <w:r>
        <w:t xml:space="preserve">, </w:t>
      </w:r>
      <w:proofErr w:type="spellStart"/>
      <w:r>
        <w:t>Broquet</w:t>
      </w:r>
      <w:proofErr w:type="spellEnd"/>
      <w:r>
        <w:t xml:space="preserve"> G, Hartmann J, Peng S, Penuelas J, Piao S, </w:t>
      </w:r>
      <w:proofErr w:type="spellStart"/>
      <w:r>
        <w:t>Sardans</w:t>
      </w:r>
      <w:proofErr w:type="spellEnd"/>
      <w:r>
        <w:t xml:space="preserve"> J, Stocker B D, Wang R, </w:t>
      </w:r>
      <w:proofErr w:type="spellStart"/>
      <w:r>
        <w:t>Zaehle</w:t>
      </w:r>
      <w:proofErr w:type="spellEnd"/>
      <w:r>
        <w:t xml:space="preserve"> S and Zechmeister-</w:t>
      </w:r>
      <w:proofErr w:type="spellStart"/>
      <w:r>
        <w:t>Boltenstern</w:t>
      </w:r>
      <w:proofErr w:type="spellEnd"/>
      <w:r>
        <w:t xml:space="preserve"> S 2018 GOLUM-CNP v1.0: A data-driven modeling of carbon, nitrogen and phosphorus cycles in major terrestrial biomes </w:t>
      </w:r>
      <w:r>
        <w:rPr>
          <w:i/>
          <w:iCs/>
        </w:rPr>
        <w:t>Geoscientific Model Development</w:t>
      </w:r>
      <w:r>
        <w:t xml:space="preserve"> </w:t>
      </w:r>
      <w:r>
        <w:rPr>
          <w:b/>
          <w:bCs/>
        </w:rPr>
        <w:t>11</w:t>
      </w:r>
      <w:r>
        <w:t xml:space="preserve"> 3903–28</w:t>
      </w:r>
    </w:p>
    <w:p w14:paraId="3BAA44F2" w14:textId="77777777" w:rsidR="00E16356" w:rsidRDefault="00AF1D8C">
      <w:pPr>
        <w:pStyle w:val="Bibliography"/>
      </w:pPr>
      <w:bookmarkStart w:id="566" w:name="ref-warner_spatial_2019"/>
      <w:bookmarkEnd w:id="565"/>
      <w:r>
        <w:t>Warner D L, Bond-</w:t>
      </w:r>
      <w:proofErr w:type="spellStart"/>
      <w:r>
        <w:t>Lamberty</w:t>
      </w:r>
      <w:proofErr w:type="spellEnd"/>
      <w:r>
        <w:t xml:space="preserve"> B, Jian J, </w:t>
      </w:r>
      <w:proofErr w:type="spellStart"/>
      <w:r>
        <w:t>Stell</w:t>
      </w:r>
      <w:proofErr w:type="spellEnd"/>
      <w:r>
        <w:t xml:space="preserve"> E and Vargas R 2019 Spatial Predictions and Associated Uncertainty of Annual Soil Respiration at the Global Scale </w:t>
      </w:r>
      <w:r>
        <w:rPr>
          <w:i/>
          <w:iCs/>
        </w:rPr>
        <w:t>Global Biogeochemical Cycles</w:t>
      </w:r>
      <w:r>
        <w:t xml:space="preserve"> </w:t>
      </w:r>
      <w:r>
        <w:rPr>
          <w:b/>
          <w:bCs/>
        </w:rPr>
        <w:t>33</w:t>
      </w:r>
      <w:r>
        <w:t xml:space="preserve"> 1733–45</w:t>
      </w:r>
    </w:p>
    <w:p w14:paraId="0E23DAD3" w14:textId="77777777" w:rsidR="00E16356" w:rsidRDefault="00AF1D8C">
      <w:pPr>
        <w:pStyle w:val="Bibliography"/>
      </w:pPr>
      <w:bookmarkStart w:id="567" w:name="ref-williams_impacts_2014"/>
      <w:bookmarkEnd w:id="566"/>
      <w:r>
        <w:t xml:space="preserve">Williams C A, </w:t>
      </w:r>
      <w:proofErr w:type="spellStart"/>
      <w:r>
        <w:t>Collatz</w:t>
      </w:r>
      <w:proofErr w:type="spellEnd"/>
      <w:r>
        <w:t xml:space="preserve"> G J, </w:t>
      </w:r>
      <w:proofErr w:type="spellStart"/>
      <w:r>
        <w:t>Masek</w:t>
      </w:r>
      <w:proofErr w:type="spellEnd"/>
      <w:r>
        <w:t xml:space="preserve"> J, Huang C and </w:t>
      </w:r>
      <w:proofErr w:type="spellStart"/>
      <w:r>
        <w:t>Goward</w:t>
      </w:r>
      <w:proofErr w:type="spellEnd"/>
      <w:r>
        <w:t xml:space="preserve"> S N 2014 Impacts of disturbance history on forest carbon stocks and fluxes: Merging satellite disturbance mapping with forest inventory data in a carbon cycle model framework </w:t>
      </w:r>
      <w:r>
        <w:rPr>
          <w:i/>
          <w:iCs/>
        </w:rPr>
        <w:t>Remote Sensing of Environment</w:t>
      </w:r>
      <w:r>
        <w:t xml:space="preserve"> </w:t>
      </w:r>
      <w:r>
        <w:rPr>
          <w:b/>
          <w:bCs/>
        </w:rPr>
        <w:t>151</w:t>
      </w:r>
      <w:r>
        <w:t xml:space="preserve"> 57–71</w:t>
      </w:r>
    </w:p>
    <w:p w14:paraId="108E7B24" w14:textId="77777777" w:rsidR="00E16356" w:rsidRDefault="00AF1D8C">
      <w:pPr>
        <w:pStyle w:val="Bibliography"/>
      </w:pPr>
      <w:bookmarkStart w:id="568" w:name="ref-wilson_stability_2016"/>
      <w:bookmarkEnd w:id="567"/>
      <w:r>
        <w:t xml:space="preserve">Wilson R M, Hopple A M, </w:t>
      </w:r>
      <w:proofErr w:type="spellStart"/>
      <w:r>
        <w:t>Tfaily</w:t>
      </w:r>
      <w:proofErr w:type="spellEnd"/>
      <w:r>
        <w:t xml:space="preserve"> M </w:t>
      </w:r>
      <w:proofErr w:type="spellStart"/>
      <w:r>
        <w:t>M</w:t>
      </w:r>
      <w:proofErr w:type="spellEnd"/>
      <w:r>
        <w:t xml:space="preserve">, </w:t>
      </w:r>
      <w:proofErr w:type="spellStart"/>
      <w:r>
        <w:t>Sebestyen</w:t>
      </w:r>
      <w:proofErr w:type="spellEnd"/>
      <w:r>
        <w:t xml:space="preserve"> S D, </w:t>
      </w:r>
      <w:proofErr w:type="spellStart"/>
      <w:r>
        <w:t>Schadt</w:t>
      </w:r>
      <w:proofErr w:type="spellEnd"/>
      <w:r>
        <w:t xml:space="preserve"> C W, Pfeifer-Meister L, </w:t>
      </w:r>
      <w:proofErr w:type="spellStart"/>
      <w:r>
        <w:t>Medvedeff</w:t>
      </w:r>
      <w:proofErr w:type="spellEnd"/>
      <w:r>
        <w:t xml:space="preserve"> C, McFarlane K J, </w:t>
      </w:r>
      <w:proofErr w:type="spellStart"/>
      <w:r>
        <w:t>Kostka</w:t>
      </w:r>
      <w:proofErr w:type="spellEnd"/>
      <w:r>
        <w:t xml:space="preserve"> J E, Kolton M, </w:t>
      </w:r>
      <w:proofErr w:type="spellStart"/>
      <w:r>
        <w:t>Kolka</w:t>
      </w:r>
      <w:proofErr w:type="spellEnd"/>
      <w:r>
        <w:t xml:space="preserve"> R K, </w:t>
      </w:r>
      <w:proofErr w:type="spellStart"/>
      <w:r>
        <w:t>Kluber</w:t>
      </w:r>
      <w:proofErr w:type="spellEnd"/>
      <w:r>
        <w:t xml:space="preserve"> L A, Keller J K, </w:t>
      </w:r>
      <w:proofErr w:type="spellStart"/>
      <w:r>
        <w:t>Guilderson</w:t>
      </w:r>
      <w:proofErr w:type="spellEnd"/>
      <w:r>
        <w:t xml:space="preserve"> T P, Griffiths N A, </w:t>
      </w:r>
      <w:proofErr w:type="spellStart"/>
      <w:r>
        <w:t>Chanton</w:t>
      </w:r>
      <w:proofErr w:type="spellEnd"/>
      <w:r>
        <w:t xml:space="preserve"> J P, </w:t>
      </w:r>
      <w:proofErr w:type="spellStart"/>
      <w:r>
        <w:t>Bridgham</w:t>
      </w:r>
      <w:proofErr w:type="spellEnd"/>
      <w:r>
        <w:t xml:space="preserve"> S D and Hanson P J 2016 Stability of peatland carbon to rising temperatures </w:t>
      </w:r>
      <w:r>
        <w:rPr>
          <w:i/>
          <w:iCs/>
        </w:rPr>
        <w:t>Nature Communications</w:t>
      </w:r>
      <w:r>
        <w:t xml:space="preserve"> </w:t>
      </w:r>
      <w:r>
        <w:rPr>
          <w:b/>
          <w:bCs/>
        </w:rPr>
        <w:t>7</w:t>
      </w:r>
      <w:r>
        <w:t xml:space="preserve"> 13723</w:t>
      </w:r>
    </w:p>
    <w:p w14:paraId="4516C72E" w14:textId="77777777" w:rsidR="00E16356" w:rsidRDefault="00AF1D8C">
      <w:pPr>
        <w:pStyle w:val="Bibliography"/>
      </w:pPr>
      <w:bookmarkStart w:id="569" w:name="ref-xu_contribution_2016"/>
      <w:bookmarkEnd w:id="568"/>
      <w:r>
        <w:t xml:space="preserve">Xu M and Shang H 2016 Contribution of soil respiration to the global carbon equation </w:t>
      </w:r>
      <w:r>
        <w:rPr>
          <w:i/>
          <w:iCs/>
        </w:rPr>
        <w:t>Journal of Plant Physiology</w:t>
      </w:r>
      <w:r>
        <w:t xml:space="preserve"> </w:t>
      </w:r>
      <w:r>
        <w:rPr>
          <w:b/>
          <w:bCs/>
        </w:rPr>
        <w:t>203</w:t>
      </w:r>
      <w:r>
        <w:t xml:space="preserve"> 16–28</w:t>
      </w:r>
    </w:p>
    <w:p w14:paraId="15E404E8" w14:textId="77777777" w:rsidR="00E16356" w:rsidRDefault="00AF1D8C">
      <w:pPr>
        <w:pStyle w:val="Bibliography"/>
      </w:pPr>
      <w:bookmarkStart w:id="570" w:name="ref-yang_carbon_2011"/>
      <w:bookmarkEnd w:id="569"/>
      <w:r>
        <w:t xml:space="preserve">Yang Y, Luo Y and </w:t>
      </w:r>
      <w:proofErr w:type="spellStart"/>
      <w:r>
        <w:t>Finzi</w:t>
      </w:r>
      <w:proofErr w:type="spellEnd"/>
      <w:r>
        <w:t xml:space="preserve"> </w:t>
      </w:r>
      <w:proofErr w:type="gramStart"/>
      <w:r>
        <w:t>A</w:t>
      </w:r>
      <w:proofErr w:type="gramEnd"/>
      <w:r>
        <w:t xml:space="preserve"> C 2011 Carbon and nitrogen dynamics during forest stand development: A global synthesis </w:t>
      </w:r>
      <w:r>
        <w:rPr>
          <w:i/>
          <w:iCs/>
        </w:rPr>
        <w:t>New Phytologist</w:t>
      </w:r>
      <w:r>
        <w:t xml:space="preserve"> </w:t>
      </w:r>
      <w:r>
        <w:rPr>
          <w:b/>
          <w:bCs/>
        </w:rPr>
        <w:t>190</w:t>
      </w:r>
      <w:r>
        <w:t xml:space="preserve"> 977</w:t>
      </w:r>
      <w:bookmarkEnd w:id="439"/>
      <w:bookmarkEnd w:id="441"/>
      <w:bookmarkEnd w:id="570"/>
    </w:p>
    <w:sectPr w:rsidR="00E1635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9" w:author="Abigail Ferson" w:date="2021-02-27T13:35:00Z" w:initials="AF">
    <w:p w14:paraId="50291F9E" w14:textId="01D557E8" w:rsidR="00A00601" w:rsidRDefault="00A00601">
      <w:pPr>
        <w:pStyle w:val="CommentText"/>
      </w:pPr>
      <w:r>
        <w:rPr>
          <w:rStyle w:val="CommentReference"/>
        </w:rPr>
        <w:annotationRef/>
      </w:r>
      <w:r>
        <w:t>What happened to Fig. 6’s figure caption?</w:t>
      </w:r>
    </w:p>
  </w:comment>
  <w:comment w:id="245" w:author="Abigail Ferson" w:date="2021-02-28T00:47:00Z" w:initials="AF">
    <w:p w14:paraId="4B3E91EB" w14:textId="0E175245" w:rsidR="00A00601" w:rsidRDefault="00A00601">
      <w:pPr>
        <w:pStyle w:val="CommentText"/>
      </w:pPr>
      <w:r>
        <w:rPr>
          <w:rStyle w:val="CommentReference"/>
        </w:rPr>
        <w:annotationRef/>
      </w:r>
      <w:r>
        <w:t>This would be 13 if 11 were sig. and 2 were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291F9E" w15:done="0"/>
  <w15:commentEx w15:paraId="4B3E91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C90F" w16cex:dateUtc="2021-02-27T21:35:00Z"/>
  <w16cex:commentExtensible w16cex:durableId="23E566BC" w16cex:dateUtc="2021-02-28T0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291F9E" w16cid:durableId="23E4C90F"/>
  <w16cid:commentId w16cid:paraId="4B3E91EB" w16cid:durableId="23E566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70541" w14:textId="77777777" w:rsidR="00C87222" w:rsidRDefault="00C87222">
      <w:pPr>
        <w:spacing w:after="0"/>
      </w:pPr>
      <w:r>
        <w:separator/>
      </w:r>
    </w:p>
  </w:endnote>
  <w:endnote w:type="continuationSeparator" w:id="0">
    <w:p w14:paraId="776619D0" w14:textId="77777777" w:rsidR="00C87222" w:rsidRDefault="00C872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9A113A" w14:textId="77777777" w:rsidR="00C87222" w:rsidRDefault="00C87222">
      <w:r>
        <w:separator/>
      </w:r>
    </w:p>
  </w:footnote>
  <w:footnote w:type="continuationSeparator" w:id="0">
    <w:p w14:paraId="34CCC549" w14:textId="77777777" w:rsidR="00C87222" w:rsidRDefault="00C872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2BDCF9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9D741A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Abigail Ferson">
    <w15:presenceInfo w15:providerId="Windows Live" w15:userId="4859e73cab1f95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1D9"/>
    <w:rsid w:val="00051296"/>
    <w:rsid w:val="00064C2B"/>
    <w:rsid w:val="000B7243"/>
    <w:rsid w:val="001A1010"/>
    <w:rsid w:val="001D0374"/>
    <w:rsid w:val="001F287F"/>
    <w:rsid w:val="00224DEA"/>
    <w:rsid w:val="00253B59"/>
    <w:rsid w:val="002C56A1"/>
    <w:rsid w:val="002D35B8"/>
    <w:rsid w:val="00376DEE"/>
    <w:rsid w:val="00395043"/>
    <w:rsid w:val="003A5A0C"/>
    <w:rsid w:val="004A6809"/>
    <w:rsid w:val="004B3B50"/>
    <w:rsid w:val="004D42D9"/>
    <w:rsid w:val="004E29B3"/>
    <w:rsid w:val="005072BE"/>
    <w:rsid w:val="00516A7A"/>
    <w:rsid w:val="00537F8D"/>
    <w:rsid w:val="00540D22"/>
    <w:rsid w:val="00560B62"/>
    <w:rsid w:val="00574EFE"/>
    <w:rsid w:val="00590D07"/>
    <w:rsid w:val="00596774"/>
    <w:rsid w:val="005B151F"/>
    <w:rsid w:val="005B6F60"/>
    <w:rsid w:val="005C1346"/>
    <w:rsid w:val="005D2C5D"/>
    <w:rsid w:val="005D4015"/>
    <w:rsid w:val="00625D8F"/>
    <w:rsid w:val="006721A9"/>
    <w:rsid w:val="006E1218"/>
    <w:rsid w:val="007568A5"/>
    <w:rsid w:val="007630D5"/>
    <w:rsid w:val="00784D58"/>
    <w:rsid w:val="007B670B"/>
    <w:rsid w:val="007D5F43"/>
    <w:rsid w:val="0080727E"/>
    <w:rsid w:val="008233EA"/>
    <w:rsid w:val="00857FFC"/>
    <w:rsid w:val="008D6863"/>
    <w:rsid w:val="0090042B"/>
    <w:rsid w:val="00902A25"/>
    <w:rsid w:val="00902E6E"/>
    <w:rsid w:val="00935B9B"/>
    <w:rsid w:val="009A1CE4"/>
    <w:rsid w:val="00A00601"/>
    <w:rsid w:val="00A55ECA"/>
    <w:rsid w:val="00AB034F"/>
    <w:rsid w:val="00AE7B67"/>
    <w:rsid w:val="00AF1D8C"/>
    <w:rsid w:val="00B5594E"/>
    <w:rsid w:val="00B86B75"/>
    <w:rsid w:val="00BB796D"/>
    <w:rsid w:val="00BC48D5"/>
    <w:rsid w:val="00BE10C0"/>
    <w:rsid w:val="00C1288D"/>
    <w:rsid w:val="00C36279"/>
    <w:rsid w:val="00C87222"/>
    <w:rsid w:val="00CA7449"/>
    <w:rsid w:val="00CE5946"/>
    <w:rsid w:val="00CF69B3"/>
    <w:rsid w:val="00D0168F"/>
    <w:rsid w:val="00D04E96"/>
    <w:rsid w:val="00D37E24"/>
    <w:rsid w:val="00D44BE0"/>
    <w:rsid w:val="00D816B5"/>
    <w:rsid w:val="00E16356"/>
    <w:rsid w:val="00E315A3"/>
    <w:rsid w:val="00E3692B"/>
    <w:rsid w:val="00E42554"/>
    <w:rsid w:val="00ED192C"/>
    <w:rsid w:val="00F02845"/>
    <w:rsid w:val="00F638D9"/>
    <w:rsid w:val="00FC1C2C"/>
    <w:rsid w:val="00FD60A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BE03"/>
  <w15:docId w15:val="{F4838803-ADF0-449A-8B34-D1E260B7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D0168F"/>
    <w:rPr>
      <w:sz w:val="16"/>
      <w:szCs w:val="16"/>
    </w:rPr>
  </w:style>
  <w:style w:type="paragraph" w:styleId="CommentText">
    <w:name w:val="annotation text"/>
    <w:basedOn w:val="Normal"/>
    <w:link w:val="CommentTextChar"/>
    <w:semiHidden/>
    <w:unhideWhenUsed/>
    <w:rsid w:val="00D0168F"/>
    <w:rPr>
      <w:sz w:val="20"/>
      <w:szCs w:val="20"/>
    </w:rPr>
  </w:style>
  <w:style w:type="character" w:customStyle="1" w:styleId="CommentTextChar">
    <w:name w:val="Comment Text Char"/>
    <w:basedOn w:val="DefaultParagraphFont"/>
    <w:link w:val="CommentText"/>
    <w:semiHidden/>
    <w:rsid w:val="00D0168F"/>
    <w:rPr>
      <w:sz w:val="20"/>
      <w:szCs w:val="20"/>
    </w:rPr>
  </w:style>
  <w:style w:type="paragraph" w:styleId="CommentSubject">
    <w:name w:val="annotation subject"/>
    <w:basedOn w:val="CommentText"/>
    <w:next w:val="CommentText"/>
    <w:link w:val="CommentSubjectChar"/>
    <w:semiHidden/>
    <w:unhideWhenUsed/>
    <w:rsid w:val="00D0168F"/>
    <w:rPr>
      <w:b/>
      <w:bCs/>
    </w:rPr>
  </w:style>
  <w:style w:type="character" w:customStyle="1" w:styleId="CommentSubjectChar">
    <w:name w:val="Comment Subject Char"/>
    <w:basedOn w:val="CommentTextChar"/>
    <w:link w:val="CommentSubject"/>
    <w:semiHidden/>
    <w:rsid w:val="00D016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jpg"/><Relationship Id="rId7" Type="http://schemas.openxmlformats.org/officeDocument/2006/relationships/hyperlink" Target="mailto:teixeirak@si.edu" TargetMode="External"/><Relationship Id="rId12" Type="http://schemas.openxmlformats.org/officeDocument/2006/relationships/image" Target="media/image3.jpg"/><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orc-db/ForC/blob/master/database_management_records/ForC_data_additions_log.csv"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github.com/forc-db/ForC" TargetMode="External"/><Relationship Id="rId10" Type="http://schemas.openxmlformats.org/officeDocument/2006/relationships/hyperlink" Target="https://github.com/forc-db/ForC" TargetMode="External"/><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39</Pages>
  <Words>16143</Words>
  <Characters>92017</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Abigail Ferson</dc:creator>
  <cp:keywords/>
  <cp:lastModifiedBy>Teixeira, Kristina A.</cp:lastModifiedBy>
  <cp:revision>17</cp:revision>
  <dcterms:created xsi:type="dcterms:W3CDTF">2021-02-27T23:57:00Z</dcterms:created>
  <dcterms:modified xsi:type="dcterms:W3CDTF">2021-02-28T17:41:00Z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